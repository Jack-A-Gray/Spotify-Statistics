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940A04" w14:textId="0592A1C4" w:rsidR="002758F0" w:rsidRPr="00633308" w:rsidRDefault="00013F1C" w:rsidP="002758F0">
      <w:pPr>
        <w:spacing w:line="256" w:lineRule="auto"/>
        <w:jc w:val="center"/>
        <w:rPr>
          <w:rFonts w:ascii="Calibri" w:eastAsia="Calibri" w:hAnsi="Calibri" w:cs="Times New Roman"/>
          <w:b/>
          <w:sz w:val="25"/>
          <w:szCs w:val="25"/>
        </w:rPr>
      </w:pPr>
      <w:r w:rsidRPr="00633308">
        <w:rPr>
          <w:rFonts w:ascii="Calibri" w:eastAsia="Calibri" w:hAnsi="Calibri" w:cs="Times New Roman"/>
          <w:b/>
          <w:sz w:val="25"/>
          <w:szCs w:val="25"/>
        </w:rPr>
        <w:t xml:space="preserve"> </w:t>
      </w:r>
      <w:r w:rsidR="002758F0" w:rsidRPr="00633308">
        <w:rPr>
          <w:rFonts w:ascii="Calibri" w:eastAsia="Calibri" w:hAnsi="Calibri" w:cs="Times New Roman"/>
          <w:b/>
          <w:sz w:val="25"/>
          <w:szCs w:val="25"/>
        </w:rPr>
        <w:t>BAIS:3200</w:t>
      </w:r>
    </w:p>
    <w:p w14:paraId="7051210E" w14:textId="2C9BA3C2" w:rsidR="002758F0" w:rsidRPr="00633308" w:rsidRDefault="002758F0" w:rsidP="002758F0">
      <w:pPr>
        <w:spacing w:line="256" w:lineRule="auto"/>
        <w:jc w:val="center"/>
        <w:rPr>
          <w:rFonts w:ascii="Calibri" w:eastAsia="Calibri" w:hAnsi="Calibri" w:cs="Times New Roman"/>
          <w:b/>
          <w:sz w:val="25"/>
          <w:szCs w:val="25"/>
        </w:rPr>
      </w:pPr>
      <w:r w:rsidRPr="00633308">
        <w:rPr>
          <w:rFonts w:ascii="Calibri" w:eastAsia="Calibri" w:hAnsi="Calibri" w:cs="Times New Roman"/>
          <w:b/>
          <w:sz w:val="25"/>
          <w:szCs w:val="25"/>
        </w:rPr>
        <w:t xml:space="preserve">Spotify Streams Project </w:t>
      </w:r>
      <w:r w:rsidR="00480213" w:rsidRPr="00633308">
        <w:rPr>
          <w:rFonts w:ascii="Calibri" w:eastAsia="Calibri" w:hAnsi="Calibri" w:cs="Times New Roman"/>
          <w:b/>
          <w:sz w:val="25"/>
          <w:szCs w:val="25"/>
        </w:rPr>
        <w:t>Report</w:t>
      </w:r>
    </w:p>
    <w:p w14:paraId="55A1A3EA" w14:textId="04DD1996" w:rsidR="002758F0" w:rsidRPr="00633308" w:rsidRDefault="002758F0" w:rsidP="002758F0">
      <w:pPr>
        <w:spacing w:line="256" w:lineRule="auto"/>
        <w:jc w:val="center"/>
        <w:rPr>
          <w:rFonts w:ascii="Calibri" w:eastAsia="Calibri" w:hAnsi="Calibri" w:cs="Times New Roman"/>
          <w:b/>
          <w:sz w:val="25"/>
          <w:szCs w:val="25"/>
        </w:rPr>
      </w:pPr>
      <w:r w:rsidRPr="00633308">
        <w:rPr>
          <w:rFonts w:ascii="Calibri" w:eastAsia="Calibri" w:hAnsi="Calibri" w:cs="Times New Roman"/>
          <w:b/>
          <w:sz w:val="25"/>
          <w:szCs w:val="25"/>
        </w:rPr>
        <w:t xml:space="preserve">Seth Barker, Alex Mona, Tony </w:t>
      </w:r>
      <w:proofErr w:type="spellStart"/>
      <w:r w:rsidRPr="00633308">
        <w:rPr>
          <w:rFonts w:ascii="Calibri" w:eastAsia="Calibri" w:hAnsi="Calibri" w:cs="Times New Roman"/>
          <w:b/>
          <w:sz w:val="25"/>
          <w:szCs w:val="25"/>
        </w:rPr>
        <w:t>Mischiara</w:t>
      </w:r>
      <w:proofErr w:type="spellEnd"/>
      <w:r w:rsidRPr="00633308">
        <w:rPr>
          <w:rFonts w:ascii="Calibri" w:eastAsia="Calibri" w:hAnsi="Calibri" w:cs="Times New Roman"/>
          <w:b/>
          <w:sz w:val="25"/>
          <w:szCs w:val="25"/>
        </w:rPr>
        <w:t>, Jake Wis, Jack Gray</w:t>
      </w:r>
    </w:p>
    <w:p w14:paraId="164F90B7" w14:textId="0939F9CE" w:rsidR="00F05D3E" w:rsidRPr="00CB45F7" w:rsidRDefault="003A1D95" w:rsidP="00CB45F7">
      <w:pPr>
        <w:ind w:left="2880" w:firstLine="720"/>
        <w:rPr>
          <w:b/>
          <w:sz w:val="48"/>
          <w:szCs w:val="48"/>
        </w:rPr>
      </w:pPr>
      <w:r w:rsidRPr="00CB45F7">
        <w:rPr>
          <w:b/>
          <w:sz w:val="48"/>
          <w:szCs w:val="48"/>
        </w:rPr>
        <w:t>Introduction</w:t>
      </w:r>
    </w:p>
    <w:p w14:paraId="2A58A418" w14:textId="5D6A9E2D" w:rsidR="0079714F" w:rsidRPr="00BE61C4" w:rsidRDefault="009939AE" w:rsidP="00BE61C4">
      <w:pPr>
        <w:spacing w:line="256" w:lineRule="auto"/>
        <w:rPr>
          <w:rFonts w:ascii="Calibri" w:eastAsia="Calibri" w:hAnsi="Calibri" w:cs="Times New Roman"/>
          <w:sz w:val="25"/>
          <w:szCs w:val="25"/>
        </w:rPr>
      </w:pPr>
      <w:r w:rsidRPr="00633308">
        <w:rPr>
          <w:rFonts w:ascii="Calibri" w:eastAsia="Calibri" w:hAnsi="Calibri" w:cs="Times New Roman"/>
          <w:sz w:val="25"/>
          <w:szCs w:val="25"/>
        </w:rPr>
        <w:t xml:space="preserve">Streaming platforms have changed the way we listen to music and the way artists create and market </w:t>
      </w:r>
      <w:r w:rsidR="006F496D" w:rsidRPr="00633308">
        <w:rPr>
          <w:rFonts w:ascii="Calibri" w:eastAsia="Calibri" w:hAnsi="Calibri" w:cs="Times New Roman"/>
          <w:sz w:val="25"/>
          <w:szCs w:val="25"/>
        </w:rPr>
        <w:softHyphen/>
      </w:r>
      <w:r w:rsidR="006F496D" w:rsidRPr="00633308">
        <w:rPr>
          <w:rFonts w:ascii="Calibri" w:eastAsia="Calibri" w:hAnsi="Calibri" w:cs="Times New Roman"/>
          <w:sz w:val="25"/>
          <w:szCs w:val="25"/>
        </w:rPr>
        <w:softHyphen/>
      </w:r>
      <w:r w:rsidR="006F496D" w:rsidRPr="00633308">
        <w:rPr>
          <w:rFonts w:ascii="Calibri" w:eastAsia="Calibri" w:hAnsi="Calibri" w:cs="Times New Roman"/>
          <w:sz w:val="25"/>
          <w:szCs w:val="25"/>
        </w:rPr>
        <w:softHyphen/>
      </w:r>
      <w:r w:rsidRPr="00633308">
        <w:rPr>
          <w:rFonts w:ascii="Calibri" w:eastAsia="Calibri" w:hAnsi="Calibri" w:cs="Times New Roman"/>
          <w:sz w:val="25"/>
          <w:szCs w:val="25"/>
        </w:rPr>
        <w:t>their music. With Spotify being one of the most popular streaming platforms in the world</w:t>
      </w:r>
      <w:r w:rsidR="000F495E" w:rsidRPr="00633308">
        <w:rPr>
          <w:rFonts w:ascii="Calibri" w:eastAsia="Calibri" w:hAnsi="Calibri" w:cs="Times New Roman"/>
          <w:sz w:val="25"/>
          <w:szCs w:val="25"/>
        </w:rPr>
        <w:t>,</w:t>
      </w:r>
      <w:r w:rsidRPr="00633308">
        <w:rPr>
          <w:rFonts w:ascii="Calibri" w:eastAsia="Calibri" w:hAnsi="Calibri" w:cs="Times New Roman"/>
          <w:sz w:val="25"/>
          <w:szCs w:val="25"/>
        </w:rPr>
        <w:t xml:space="preserve"> we</w:t>
      </w:r>
      <w:r w:rsidR="005B3327" w:rsidRPr="00633308">
        <w:rPr>
          <w:rFonts w:ascii="Calibri" w:eastAsia="Calibri" w:hAnsi="Calibri" w:cs="Times New Roman"/>
          <w:sz w:val="25"/>
          <w:szCs w:val="25"/>
        </w:rPr>
        <w:t xml:space="preserve"> are going to</w:t>
      </w:r>
      <w:r w:rsidRPr="00633308">
        <w:rPr>
          <w:rFonts w:ascii="Calibri" w:eastAsia="Calibri" w:hAnsi="Calibri" w:cs="Times New Roman"/>
          <w:sz w:val="25"/>
          <w:szCs w:val="25"/>
        </w:rPr>
        <w:t xml:space="preserve"> examin</w:t>
      </w:r>
      <w:r w:rsidR="005B3327" w:rsidRPr="00633308">
        <w:rPr>
          <w:rFonts w:ascii="Calibri" w:eastAsia="Calibri" w:hAnsi="Calibri" w:cs="Times New Roman"/>
          <w:sz w:val="25"/>
          <w:szCs w:val="25"/>
        </w:rPr>
        <w:t>e the</w:t>
      </w:r>
      <w:r w:rsidRPr="00633308">
        <w:rPr>
          <w:rFonts w:ascii="Calibri" w:eastAsia="Calibri" w:hAnsi="Calibri" w:cs="Times New Roman"/>
          <w:sz w:val="25"/>
          <w:szCs w:val="25"/>
        </w:rPr>
        <w:t xml:space="preserve"> factors that make a song </w:t>
      </w:r>
      <w:r w:rsidR="00267244" w:rsidRPr="00633308">
        <w:rPr>
          <w:rFonts w:ascii="Calibri" w:eastAsia="Calibri" w:hAnsi="Calibri" w:cs="Times New Roman"/>
          <w:sz w:val="25"/>
          <w:szCs w:val="25"/>
        </w:rPr>
        <w:t xml:space="preserve">more </w:t>
      </w:r>
      <w:r w:rsidRPr="00633308">
        <w:rPr>
          <w:rFonts w:ascii="Calibri" w:eastAsia="Calibri" w:hAnsi="Calibri" w:cs="Times New Roman"/>
          <w:sz w:val="25"/>
          <w:szCs w:val="25"/>
        </w:rPr>
        <w:t>likely to make the Spotify top charts</w:t>
      </w:r>
      <w:r w:rsidR="00B57C30" w:rsidRPr="00633308">
        <w:rPr>
          <w:rFonts w:ascii="Calibri" w:eastAsia="Calibri" w:hAnsi="Calibri" w:cs="Times New Roman"/>
          <w:sz w:val="25"/>
          <w:szCs w:val="25"/>
        </w:rPr>
        <w:t xml:space="preserve"> in the United States</w:t>
      </w:r>
      <w:r w:rsidRPr="00633308">
        <w:rPr>
          <w:rFonts w:ascii="Calibri" w:eastAsia="Calibri" w:hAnsi="Calibri" w:cs="Times New Roman"/>
          <w:sz w:val="25"/>
          <w:szCs w:val="25"/>
        </w:rPr>
        <w:t xml:space="preserve">. </w:t>
      </w:r>
      <w:r w:rsidR="00D500DE" w:rsidRPr="00633308">
        <w:rPr>
          <w:rFonts w:ascii="Calibri" w:eastAsia="Calibri" w:hAnsi="Calibri" w:cs="Times New Roman"/>
          <w:sz w:val="25"/>
          <w:szCs w:val="25"/>
        </w:rPr>
        <w:t xml:space="preserve">We will apply data driven analysis to </w:t>
      </w:r>
      <w:r w:rsidR="00801211" w:rsidRPr="00633308">
        <w:rPr>
          <w:rFonts w:ascii="Calibri" w:eastAsia="Calibri" w:hAnsi="Calibri" w:cs="Times New Roman"/>
          <w:sz w:val="25"/>
          <w:szCs w:val="25"/>
        </w:rPr>
        <w:t xml:space="preserve">examine whether the </w:t>
      </w:r>
      <w:r w:rsidR="003510D2" w:rsidRPr="00633308">
        <w:rPr>
          <w:rFonts w:ascii="Calibri" w:eastAsia="Calibri" w:hAnsi="Calibri" w:cs="Times New Roman"/>
          <w:sz w:val="25"/>
          <w:szCs w:val="25"/>
        </w:rPr>
        <w:t>artist, genre</w:t>
      </w:r>
      <w:r w:rsidR="00B837B7" w:rsidRPr="00633308">
        <w:rPr>
          <w:rFonts w:ascii="Calibri" w:eastAsia="Calibri" w:hAnsi="Calibri" w:cs="Times New Roman"/>
          <w:sz w:val="25"/>
          <w:szCs w:val="25"/>
        </w:rPr>
        <w:t>, tempo, collaboration</w:t>
      </w:r>
      <w:r w:rsidR="004A28DA" w:rsidRPr="00633308">
        <w:rPr>
          <w:rFonts w:ascii="Calibri" w:eastAsia="Calibri" w:hAnsi="Calibri" w:cs="Times New Roman"/>
          <w:sz w:val="25"/>
          <w:szCs w:val="25"/>
        </w:rPr>
        <w:t xml:space="preserve">, </w:t>
      </w:r>
      <w:r w:rsidR="00F74887" w:rsidRPr="00633308">
        <w:rPr>
          <w:rFonts w:ascii="Calibri" w:eastAsia="Calibri" w:hAnsi="Calibri" w:cs="Times New Roman"/>
          <w:sz w:val="25"/>
          <w:szCs w:val="25"/>
        </w:rPr>
        <w:t>and valence</w:t>
      </w:r>
      <w:r w:rsidR="0085318C" w:rsidRPr="00633308">
        <w:rPr>
          <w:rFonts w:ascii="Calibri" w:eastAsia="Calibri" w:hAnsi="Calibri" w:cs="Times New Roman"/>
          <w:sz w:val="25"/>
          <w:szCs w:val="25"/>
        </w:rPr>
        <w:t xml:space="preserve"> of a song play a role in a song making the top charts in the United States</w:t>
      </w:r>
      <w:r w:rsidR="00DC277B" w:rsidRPr="00633308">
        <w:rPr>
          <w:rFonts w:ascii="Calibri" w:eastAsia="Calibri" w:hAnsi="Calibri" w:cs="Times New Roman"/>
          <w:sz w:val="25"/>
          <w:szCs w:val="25"/>
        </w:rPr>
        <w:t xml:space="preserve"> in</w:t>
      </w:r>
      <w:r w:rsidR="0085318C" w:rsidRPr="00633308">
        <w:rPr>
          <w:rFonts w:ascii="Calibri" w:eastAsia="Calibri" w:hAnsi="Calibri" w:cs="Times New Roman"/>
          <w:sz w:val="25"/>
          <w:szCs w:val="25"/>
        </w:rPr>
        <w:t xml:space="preserve">. </w:t>
      </w:r>
      <w:r w:rsidR="00DB2DF6" w:rsidRPr="00633308">
        <w:rPr>
          <w:rFonts w:ascii="Calibri" w:eastAsia="Calibri" w:hAnsi="Calibri" w:cs="Times New Roman"/>
          <w:sz w:val="25"/>
          <w:szCs w:val="25"/>
        </w:rPr>
        <w:t xml:space="preserve">This database application and analysis </w:t>
      </w:r>
      <w:r w:rsidR="00431293" w:rsidRPr="00633308">
        <w:rPr>
          <w:rFonts w:ascii="Calibri" w:eastAsia="Calibri" w:hAnsi="Calibri" w:cs="Times New Roman"/>
          <w:sz w:val="25"/>
          <w:szCs w:val="25"/>
        </w:rPr>
        <w:t xml:space="preserve">may prove useful for </w:t>
      </w:r>
      <w:r w:rsidR="00413BC7" w:rsidRPr="00633308">
        <w:rPr>
          <w:rFonts w:ascii="Calibri" w:eastAsia="Calibri" w:hAnsi="Calibri" w:cs="Times New Roman"/>
          <w:sz w:val="25"/>
          <w:szCs w:val="25"/>
        </w:rPr>
        <w:t xml:space="preserve">artists </w:t>
      </w:r>
      <w:r w:rsidR="00D950FE" w:rsidRPr="00633308">
        <w:rPr>
          <w:rFonts w:ascii="Calibri" w:eastAsia="Calibri" w:hAnsi="Calibri" w:cs="Times New Roman"/>
          <w:sz w:val="25"/>
          <w:szCs w:val="25"/>
        </w:rPr>
        <w:t xml:space="preserve">and record labels when making music </w:t>
      </w:r>
      <w:r w:rsidR="0038323A" w:rsidRPr="00633308">
        <w:rPr>
          <w:rFonts w:ascii="Calibri" w:eastAsia="Calibri" w:hAnsi="Calibri" w:cs="Times New Roman"/>
          <w:sz w:val="25"/>
          <w:szCs w:val="25"/>
        </w:rPr>
        <w:t xml:space="preserve">or finding an artist to sign. </w:t>
      </w:r>
    </w:p>
    <w:p w14:paraId="55B6628A" w14:textId="04097F66" w:rsidR="00334FFB" w:rsidRPr="00CB45F7" w:rsidRDefault="000B59EC" w:rsidP="00BE61C4">
      <w:pPr>
        <w:jc w:val="center"/>
        <w:rPr>
          <w:b/>
          <w:sz w:val="48"/>
          <w:szCs w:val="48"/>
        </w:rPr>
      </w:pPr>
      <w:r w:rsidRPr="00CB45F7">
        <w:rPr>
          <w:b/>
          <w:sz w:val="48"/>
          <w:szCs w:val="48"/>
        </w:rPr>
        <w:t>Data</w:t>
      </w:r>
    </w:p>
    <w:p w14:paraId="7E76E22C" w14:textId="2C62BFD2" w:rsidR="00752F1E" w:rsidRPr="00633308" w:rsidRDefault="09F200A5">
      <w:pPr>
        <w:rPr>
          <w:sz w:val="25"/>
          <w:szCs w:val="25"/>
        </w:rPr>
      </w:pPr>
      <w:r w:rsidRPr="00633308">
        <w:rPr>
          <w:sz w:val="25"/>
          <w:szCs w:val="25"/>
        </w:rPr>
        <w:t>** U</w:t>
      </w:r>
      <w:r w:rsidR="00F05D3E" w:rsidRPr="00633308">
        <w:rPr>
          <w:sz w:val="25"/>
          <w:szCs w:val="25"/>
        </w:rPr>
        <w:t>sing the</w:t>
      </w:r>
      <w:r w:rsidR="000E70F9" w:rsidRPr="00633308">
        <w:rPr>
          <w:sz w:val="25"/>
          <w:szCs w:val="25"/>
        </w:rPr>
        <w:t xml:space="preserve"> </w:t>
      </w:r>
      <w:r w:rsidR="00F05D3E" w:rsidRPr="00633308">
        <w:rPr>
          <w:sz w:val="25"/>
          <w:szCs w:val="25"/>
        </w:rPr>
        <w:t xml:space="preserve">group8_usaspotify_utf8 file </w:t>
      </w:r>
      <w:r w:rsidR="0C2E8961" w:rsidRPr="00633308">
        <w:rPr>
          <w:sz w:val="25"/>
          <w:szCs w:val="25"/>
        </w:rPr>
        <w:t>**</w:t>
      </w:r>
    </w:p>
    <w:p w14:paraId="3D8334F1" w14:textId="74A7FC4D" w:rsidR="4108FF7D" w:rsidRPr="00633308" w:rsidRDefault="00486919" w:rsidP="4108FF7D">
      <w:pPr>
        <w:rPr>
          <w:sz w:val="25"/>
          <w:szCs w:val="25"/>
        </w:rPr>
      </w:pPr>
      <w:r w:rsidRPr="00633308">
        <w:rPr>
          <w:kern w:val="0"/>
          <w:sz w:val="25"/>
          <w:szCs w:val="25"/>
          <w14:ligatures w14:val="none"/>
        </w:rPr>
        <w:t xml:space="preserve">The project uses data from Kaggle. The dataset contains songs from the Spotify 'Weekly Top Songs' charts for each </w:t>
      </w:r>
      <w:r w:rsidR="00231E82" w:rsidRPr="00633308">
        <w:rPr>
          <w:kern w:val="0"/>
          <w:sz w:val="25"/>
          <w:szCs w:val="25"/>
          <w14:ligatures w14:val="none"/>
        </w:rPr>
        <w:t>country</w:t>
      </w:r>
      <w:r w:rsidRPr="00633308">
        <w:rPr>
          <w:kern w:val="0"/>
          <w:sz w:val="25"/>
          <w:szCs w:val="25"/>
          <w14:ligatures w14:val="none"/>
        </w:rPr>
        <w:t xml:space="preserve"> from the </w:t>
      </w:r>
      <w:r w:rsidR="00231E82" w:rsidRPr="00633308">
        <w:rPr>
          <w:kern w:val="0"/>
          <w:sz w:val="25"/>
          <w:szCs w:val="25"/>
          <w14:ligatures w14:val="none"/>
        </w:rPr>
        <w:t>week of</w:t>
      </w:r>
      <w:r w:rsidRPr="00633308">
        <w:rPr>
          <w:kern w:val="0"/>
          <w:sz w:val="25"/>
          <w:szCs w:val="25"/>
          <w14:ligatures w14:val="none"/>
        </w:rPr>
        <w:t xml:space="preserve"> </w:t>
      </w:r>
      <w:r w:rsidR="00E20907" w:rsidRPr="00633308">
        <w:rPr>
          <w:kern w:val="0"/>
          <w:sz w:val="25"/>
          <w:szCs w:val="25"/>
          <w14:ligatures w14:val="none"/>
        </w:rPr>
        <w:t>2021</w:t>
      </w:r>
      <w:r w:rsidR="0064730D" w:rsidRPr="00633308">
        <w:rPr>
          <w:kern w:val="0"/>
          <w:sz w:val="25"/>
          <w:szCs w:val="25"/>
          <w14:ligatures w14:val="none"/>
        </w:rPr>
        <w:t>/</w:t>
      </w:r>
      <w:r w:rsidR="00783469" w:rsidRPr="00633308">
        <w:rPr>
          <w:kern w:val="0"/>
          <w:sz w:val="25"/>
          <w:szCs w:val="25"/>
          <w14:ligatures w14:val="none"/>
        </w:rPr>
        <w:t>02/0</w:t>
      </w:r>
      <w:r w:rsidR="00DD747D" w:rsidRPr="00633308">
        <w:rPr>
          <w:kern w:val="0"/>
          <w:sz w:val="25"/>
          <w:szCs w:val="25"/>
          <w14:ligatures w14:val="none"/>
        </w:rPr>
        <w:t xml:space="preserve">4 </w:t>
      </w:r>
      <w:r w:rsidRPr="00633308">
        <w:rPr>
          <w:kern w:val="0"/>
          <w:sz w:val="25"/>
          <w:szCs w:val="25"/>
          <w14:ligatures w14:val="none"/>
        </w:rPr>
        <w:t>- 2022/07/14</w:t>
      </w:r>
      <w:r w:rsidR="00A02CC1" w:rsidRPr="00633308">
        <w:rPr>
          <w:kern w:val="0"/>
          <w:sz w:val="25"/>
          <w:szCs w:val="25"/>
          <w14:ligatures w14:val="none"/>
        </w:rPr>
        <w:t xml:space="preserve"> (</w:t>
      </w:r>
      <w:hyperlink r:id="rId11" w:history="1">
        <w:r w:rsidR="00A02CC1" w:rsidRPr="00633308">
          <w:rPr>
            <w:color w:val="0000FF"/>
            <w:kern w:val="0"/>
            <w:sz w:val="25"/>
            <w:szCs w:val="25"/>
            <w:u w:val="single"/>
            <w14:ligatures w14:val="none"/>
          </w:rPr>
          <w:t>Spotify Weekl</w:t>
        </w:r>
        <w:bookmarkStart w:id="0" w:name="_Hlt153015841"/>
        <w:bookmarkStart w:id="1" w:name="_Hlt153015842"/>
        <w:r w:rsidR="00A02CC1" w:rsidRPr="00633308">
          <w:rPr>
            <w:color w:val="0000FF"/>
            <w:kern w:val="0"/>
            <w:sz w:val="25"/>
            <w:szCs w:val="25"/>
            <w:u w:val="single"/>
            <w14:ligatures w14:val="none"/>
          </w:rPr>
          <w:t>y</w:t>
        </w:r>
        <w:bookmarkEnd w:id="0"/>
        <w:bookmarkEnd w:id="1"/>
        <w:r w:rsidR="00A02CC1" w:rsidRPr="00633308">
          <w:rPr>
            <w:color w:val="0000FF"/>
            <w:kern w:val="0"/>
            <w:sz w:val="25"/>
            <w:szCs w:val="25"/>
            <w:u w:val="single"/>
            <w14:ligatures w14:val="none"/>
          </w:rPr>
          <w:t xml:space="preserve"> </w:t>
        </w:r>
        <w:bookmarkStart w:id="2" w:name="_Hlt152954127"/>
        <w:bookmarkStart w:id="3" w:name="_Hlt152954128"/>
        <w:r w:rsidR="00A02CC1" w:rsidRPr="00633308">
          <w:rPr>
            <w:color w:val="0000FF"/>
            <w:kern w:val="0"/>
            <w:sz w:val="25"/>
            <w:szCs w:val="25"/>
            <w:u w:val="single"/>
            <w14:ligatures w14:val="none"/>
          </w:rPr>
          <w:t>T</w:t>
        </w:r>
        <w:bookmarkEnd w:id="2"/>
        <w:bookmarkEnd w:id="3"/>
        <w:r w:rsidR="00A02CC1" w:rsidRPr="00633308">
          <w:rPr>
            <w:color w:val="0000FF"/>
            <w:kern w:val="0"/>
            <w:sz w:val="25"/>
            <w:szCs w:val="25"/>
            <w:u w:val="single"/>
            <w14:ligatures w14:val="none"/>
          </w:rPr>
          <w:t>op 200 Songs Streaming Data (kaggle.com)</w:t>
        </w:r>
      </w:hyperlink>
      <w:r w:rsidR="00A02CC1" w:rsidRPr="00633308">
        <w:rPr>
          <w:kern w:val="0"/>
          <w:sz w:val="25"/>
          <w:szCs w:val="25"/>
          <w14:ligatures w14:val="none"/>
        </w:rPr>
        <w:t>)</w:t>
      </w:r>
      <w:r w:rsidRPr="00633308">
        <w:rPr>
          <w:kern w:val="0"/>
          <w:sz w:val="25"/>
          <w:szCs w:val="25"/>
          <w14:ligatures w14:val="none"/>
        </w:rPr>
        <w:t>.</w:t>
      </w:r>
      <w:r w:rsidR="004128D3" w:rsidRPr="00633308">
        <w:rPr>
          <w:kern w:val="0"/>
          <w:sz w:val="25"/>
          <w:szCs w:val="25"/>
          <w14:ligatures w14:val="none"/>
        </w:rPr>
        <w:t xml:space="preserve"> The original dataset contained</w:t>
      </w:r>
      <w:r w:rsidR="003379A8" w:rsidRPr="00633308">
        <w:rPr>
          <w:kern w:val="0"/>
          <w:sz w:val="25"/>
          <w:szCs w:val="25"/>
          <w14:ligatures w14:val="none"/>
        </w:rPr>
        <w:t xml:space="preserve"> the </w:t>
      </w:r>
      <w:r w:rsidR="1B7D87E8" w:rsidRPr="00633308">
        <w:rPr>
          <w:kern w:val="0"/>
          <w:sz w:val="25"/>
          <w:szCs w:val="25"/>
          <w14:ligatures w14:val="none"/>
        </w:rPr>
        <w:t xml:space="preserve">weekly </w:t>
      </w:r>
      <w:r w:rsidR="003379A8" w:rsidRPr="00633308">
        <w:rPr>
          <w:kern w:val="0"/>
          <w:sz w:val="25"/>
          <w:szCs w:val="25"/>
          <w14:ligatures w14:val="none"/>
        </w:rPr>
        <w:t xml:space="preserve">global top charts from 2021/02/04 </w:t>
      </w:r>
      <w:r w:rsidR="006F496D" w:rsidRPr="00633308">
        <w:rPr>
          <w:kern w:val="0"/>
          <w:sz w:val="25"/>
          <w:szCs w:val="25"/>
          <w14:ligatures w14:val="none"/>
        </w:rPr>
        <w:t>–</w:t>
      </w:r>
      <w:r w:rsidR="003379A8" w:rsidRPr="00633308">
        <w:rPr>
          <w:kern w:val="0"/>
          <w:sz w:val="25"/>
          <w:szCs w:val="25"/>
          <w14:ligatures w14:val="none"/>
        </w:rPr>
        <w:t xml:space="preserve"> 2022/07/14</w:t>
      </w:r>
      <w:r w:rsidR="4E7B2356" w:rsidRPr="00633308">
        <w:rPr>
          <w:kern w:val="0"/>
          <w:sz w:val="25"/>
          <w:szCs w:val="25"/>
          <w14:ligatures w14:val="none"/>
        </w:rPr>
        <w:t xml:space="preserve"> containing 1.8 million rows</w:t>
      </w:r>
      <w:r w:rsidR="00EA7DF8" w:rsidRPr="00633308">
        <w:rPr>
          <w:kern w:val="0"/>
          <w:sz w:val="25"/>
          <w:szCs w:val="25"/>
          <w14:ligatures w14:val="none"/>
        </w:rPr>
        <w:t xml:space="preserve">. We have </w:t>
      </w:r>
      <w:r w:rsidR="004C5655" w:rsidRPr="00633308">
        <w:rPr>
          <w:kern w:val="0"/>
          <w:sz w:val="25"/>
          <w:szCs w:val="25"/>
          <w14:ligatures w14:val="none"/>
        </w:rPr>
        <w:t xml:space="preserve">reduced the size of the data </w:t>
      </w:r>
      <w:r w:rsidR="00991976" w:rsidRPr="00633308">
        <w:rPr>
          <w:kern w:val="0"/>
          <w:sz w:val="25"/>
          <w:szCs w:val="25"/>
          <w14:ligatures w14:val="none"/>
        </w:rPr>
        <w:t xml:space="preserve">by only </w:t>
      </w:r>
      <w:r w:rsidR="004F6C83" w:rsidRPr="00633308">
        <w:rPr>
          <w:kern w:val="0"/>
          <w:sz w:val="25"/>
          <w:szCs w:val="25"/>
          <w14:ligatures w14:val="none"/>
        </w:rPr>
        <w:t>selecting</w:t>
      </w:r>
      <w:r w:rsidR="2813ECD3" w:rsidRPr="00633308">
        <w:rPr>
          <w:kern w:val="0"/>
          <w:sz w:val="25"/>
          <w:szCs w:val="25"/>
          <w14:ligatures w14:val="none"/>
        </w:rPr>
        <w:t xml:space="preserve"> data from </w:t>
      </w:r>
      <w:r w:rsidR="5D214551" w:rsidRPr="00633308">
        <w:rPr>
          <w:kern w:val="0"/>
          <w:sz w:val="25"/>
          <w:szCs w:val="25"/>
          <w14:ligatures w14:val="none"/>
        </w:rPr>
        <w:t xml:space="preserve">USA weekly charts from </w:t>
      </w:r>
      <w:r w:rsidR="00874121" w:rsidRPr="00633308">
        <w:rPr>
          <w:kern w:val="0"/>
          <w:sz w:val="25"/>
          <w:szCs w:val="25"/>
          <w14:ligatures w14:val="none"/>
        </w:rPr>
        <w:t xml:space="preserve">the first six months </w:t>
      </w:r>
      <w:r w:rsidR="5D214551" w:rsidRPr="00633308">
        <w:rPr>
          <w:kern w:val="0"/>
          <w:sz w:val="25"/>
          <w:szCs w:val="25"/>
          <w14:ligatures w14:val="none"/>
        </w:rPr>
        <w:t>2022</w:t>
      </w:r>
      <w:r w:rsidR="00F20B28" w:rsidRPr="00633308">
        <w:rPr>
          <w:kern w:val="0"/>
          <w:sz w:val="25"/>
          <w:szCs w:val="25"/>
          <w14:ligatures w14:val="none"/>
        </w:rPr>
        <w:t>,</w:t>
      </w:r>
      <w:r w:rsidR="23176FA5" w:rsidRPr="00633308">
        <w:rPr>
          <w:kern w:val="0"/>
          <w:sz w:val="25"/>
          <w:szCs w:val="25"/>
          <w14:ligatures w14:val="none"/>
        </w:rPr>
        <w:t xml:space="preserve"> reducing the data to 8097 </w:t>
      </w:r>
      <w:r w:rsidR="0EF56977" w:rsidRPr="00633308">
        <w:rPr>
          <w:kern w:val="0"/>
          <w:sz w:val="25"/>
          <w:szCs w:val="25"/>
          <w14:ligatures w14:val="none"/>
        </w:rPr>
        <w:t>rows.</w:t>
      </w:r>
      <w:r w:rsidR="759BDE8C" w:rsidRPr="00633308">
        <w:rPr>
          <w:kern w:val="0"/>
          <w:sz w:val="25"/>
          <w:szCs w:val="25"/>
          <w14:ligatures w14:val="none"/>
        </w:rPr>
        <w:t xml:space="preserve"> </w:t>
      </w:r>
      <w:r w:rsidR="417FAEB3" w:rsidRPr="00633308">
        <w:rPr>
          <w:kern w:val="0"/>
          <w:sz w:val="25"/>
          <w:szCs w:val="25"/>
          <w14:ligatures w14:val="none"/>
        </w:rPr>
        <w:t xml:space="preserve">This reduction allows us to focus on </w:t>
      </w:r>
      <w:r w:rsidR="00BE3489" w:rsidRPr="00633308">
        <w:rPr>
          <w:kern w:val="0"/>
          <w:sz w:val="25"/>
          <w:szCs w:val="25"/>
          <w14:ligatures w14:val="none"/>
        </w:rPr>
        <w:t xml:space="preserve">the factors that make </w:t>
      </w:r>
      <w:r w:rsidR="00C844E4" w:rsidRPr="00633308">
        <w:rPr>
          <w:kern w:val="0"/>
          <w:sz w:val="25"/>
          <w:szCs w:val="25"/>
          <w14:ligatures w14:val="none"/>
        </w:rPr>
        <w:t xml:space="preserve">a song more likely to </w:t>
      </w:r>
      <w:r w:rsidR="004D1B83" w:rsidRPr="00633308">
        <w:rPr>
          <w:kern w:val="0"/>
          <w:sz w:val="25"/>
          <w:szCs w:val="25"/>
          <w14:ligatures w14:val="none"/>
        </w:rPr>
        <w:t xml:space="preserve">appear in the USA top </w:t>
      </w:r>
      <w:r w:rsidR="000E1541" w:rsidRPr="00633308">
        <w:rPr>
          <w:kern w:val="0"/>
          <w:sz w:val="25"/>
          <w:szCs w:val="25"/>
          <w14:ligatures w14:val="none"/>
        </w:rPr>
        <w:t>charts</w:t>
      </w:r>
      <w:r w:rsidR="000E1541" w:rsidRPr="00633308">
        <w:rPr>
          <w:b/>
          <w:kern w:val="0"/>
          <w:sz w:val="25"/>
          <w:szCs w:val="25"/>
          <w14:ligatures w14:val="none"/>
        </w:rPr>
        <w:t>.</w:t>
      </w:r>
      <w:r w:rsidR="417FAEB3" w:rsidRPr="00633308">
        <w:rPr>
          <w:b/>
          <w:kern w:val="0"/>
          <w:sz w:val="25"/>
          <w:szCs w:val="25"/>
          <w14:ligatures w14:val="none"/>
        </w:rPr>
        <w:t xml:space="preserve"> </w:t>
      </w:r>
      <w:r w:rsidR="0ED08B51" w:rsidRPr="00633308">
        <w:rPr>
          <w:kern w:val="0"/>
          <w:sz w:val="25"/>
          <w:szCs w:val="25"/>
          <w14:ligatures w14:val="none"/>
        </w:rPr>
        <w:t>The original data c</w:t>
      </w:r>
      <w:r w:rsidR="0ED08B51" w:rsidRPr="00633308">
        <w:rPr>
          <w:sz w:val="25"/>
          <w:szCs w:val="25"/>
        </w:rPr>
        <w:t xml:space="preserve">ontains special characters </w:t>
      </w:r>
      <w:r w:rsidR="2F8AEEA8" w:rsidRPr="00633308">
        <w:rPr>
          <w:sz w:val="25"/>
          <w:szCs w:val="25"/>
        </w:rPr>
        <w:t xml:space="preserve">such as accents and diacritical </w:t>
      </w:r>
      <w:r w:rsidR="2278E259" w:rsidRPr="00633308">
        <w:rPr>
          <w:sz w:val="25"/>
          <w:szCs w:val="25"/>
        </w:rPr>
        <w:t>marks</w:t>
      </w:r>
      <w:r w:rsidR="2D3832E7" w:rsidRPr="00633308">
        <w:rPr>
          <w:sz w:val="25"/>
          <w:szCs w:val="25"/>
        </w:rPr>
        <w:t xml:space="preserve"> </w:t>
      </w:r>
      <w:r w:rsidR="2278E259" w:rsidRPr="00633308">
        <w:rPr>
          <w:sz w:val="25"/>
          <w:szCs w:val="25"/>
        </w:rPr>
        <w:t xml:space="preserve">which got corrupted when transferring the data into </w:t>
      </w:r>
      <w:r w:rsidR="00040BA3" w:rsidRPr="00633308">
        <w:rPr>
          <w:sz w:val="25"/>
          <w:szCs w:val="25"/>
        </w:rPr>
        <w:t>E</w:t>
      </w:r>
      <w:r w:rsidR="2278E259" w:rsidRPr="00633308">
        <w:rPr>
          <w:sz w:val="25"/>
          <w:szCs w:val="25"/>
        </w:rPr>
        <w:t>xcel. Using the find and replace function in</w:t>
      </w:r>
      <w:r w:rsidR="46811977" w:rsidRPr="00633308">
        <w:rPr>
          <w:sz w:val="25"/>
          <w:szCs w:val="25"/>
        </w:rPr>
        <w:t xml:space="preserve"> excel</w:t>
      </w:r>
      <w:r w:rsidR="00687C0C" w:rsidRPr="00633308">
        <w:rPr>
          <w:sz w:val="25"/>
          <w:szCs w:val="25"/>
        </w:rPr>
        <w:t xml:space="preserve">, </w:t>
      </w:r>
      <w:r w:rsidR="46811977" w:rsidRPr="00633308">
        <w:rPr>
          <w:sz w:val="25"/>
          <w:szCs w:val="25"/>
        </w:rPr>
        <w:t xml:space="preserve">we were able to keep the special characters to ensure that our data was as accurate as possible. </w:t>
      </w:r>
      <w:r w:rsidR="6EC58A7A" w:rsidRPr="00633308">
        <w:rPr>
          <w:sz w:val="25"/>
          <w:szCs w:val="25"/>
        </w:rPr>
        <w:t xml:space="preserve">To reduce </w:t>
      </w:r>
      <w:r w:rsidR="1858B594" w:rsidRPr="00633308">
        <w:rPr>
          <w:sz w:val="25"/>
          <w:szCs w:val="25"/>
        </w:rPr>
        <w:t>redundancy</w:t>
      </w:r>
      <w:r w:rsidR="00C21A4C" w:rsidRPr="00633308">
        <w:rPr>
          <w:sz w:val="25"/>
          <w:szCs w:val="25"/>
        </w:rPr>
        <w:t>,</w:t>
      </w:r>
      <w:r w:rsidR="6EC58A7A" w:rsidRPr="00633308">
        <w:rPr>
          <w:sz w:val="25"/>
          <w:szCs w:val="25"/>
        </w:rPr>
        <w:t xml:space="preserve"> </w:t>
      </w:r>
      <w:r w:rsidR="73A96D26" w:rsidRPr="00633308">
        <w:rPr>
          <w:sz w:val="25"/>
          <w:szCs w:val="25"/>
        </w:rPr>
        <w:t xml:space="preserve">we deleted the country, region, and language </w:t>
      </w:r>
      <w:r w:rsidR="061EFE9A" w:rsidRPr="00633308">
        <w:rPr>
          <w:sz w:val="25"/>
          <w:szCs w:val="25"/>
        </w:rPr>
        <w:t>columns</w:t>
      </w:r>
      <w:r w:rsidR="51976614" w:rsidRPr="00633308">
        <w:rPr>
          <w:sz w:val="25"/>
          <w:szCs w:val="25"/>
        </w:rPr>
        <w:t xml:space="preserve"> since </w:t>
      </w:r>
      <w:r w:rsidR="29DD4796" w:rsidRPr="00633308">
        <w:rPr>
          <w:sz w:val="25"/>
          <w:szCs w:val="25"/>
        </w:rPr>
        <w:t>all</w:t>
      </w:r>
      <w:r w:rsidR="51976614" w:rsidRPr="00633308">
        <w:rPr>
          <w:sz w:val="25"/>
          <w:szCs w:val="25"/>
        </w:rPr>
        <w:t xml:space="preserve"> our data is </w:t>
      </w:r>
      <w:r w:rsidR="6F86F316" w:rsidRPr="00633308">
        <w:rPr>
          <w:sz w:val="25"/>
          <w:szCs w:val="25"/>
        </w:rPr>
        <w:t>from</w:t>
      </w:r>
      <w:r w:rsidR="0F7142B1" w:rsidRPr="00633308">
        <w:rPr>
          <w:sz w:val="25"/>
          <w:szCs w:val="25"/>
        </w:rPr>
        <w:t xml:space="preserve"> the USA weekly charts. </w:t>
      </w:r>
      <w:r w:rsidR="0098236F" w:rsidRPr="00633308">
        <w:rPr>
          <w:sz w:val="25"/>
          <w:szCs w:val="25"/>
        </w:rPr>
        <w:t xml:space="preserve">To make this data compatible with APEX Oracle </w:t>
      </w:r>
      <w:r w:rsidR="00075715" w:rsidRPr="00633308">
        <w:rPr>
          <w:sz w:val="25"/>
          <w:szCs w:val="25"/>
        </w:rPr>
        <w:t xml:space="preserve">we used </w:t>
      </w:r>
      <w:r w:rsidR="00E86331" w:rsidRPr="00633308">
        <w:rPr>
          <w:sz w:val="25"/>
          <w:szCs w:val="25"/>
        </w:rPr>
        <w:t>the remove du</w:t>
      </w:r>
      <w:r w:rsidR="00135349" w:rsidRPr="00633308">
        <w:rPr>
          <w:sz w:val="25"/>
          <w:szCs w:val="25"/>
        </w:rPr>
        <w:t xml:space="preserve">plicate function </w:t>
      </w:r>
      <w:r w:rsidR="00DB0837" w:rsidRPr="00633308">
        <w:rPr>
          <w:sz w:val="25"/>
          <w:szCs w:val="25"/>
        </w:rPr>
        <w:t xml:space="preserve">to remove all </w:t>
      </w:r>
      <w:r w:rsidR="00A36CDA" w:rsidRPr="00633308">
        <w:rPr>
          <w:sz w:val="25"/>
          <w:szCs w:val="25"/>
        </w:rPr>
        <w:t xml:space="preserve">duplicate values. </w:t>
      </w:r>
      <w:r w:rsidR="00777EA6" w:rsidRPr="00633308">
        <w:rPr>
          <w:sz w:val="25"/>
          <w:szCs w:val="25"/>
        </w:rPr>
        <w:t>Table 1 provides a description of the data</w:t>
      </w:r>
      <w:r w:rsidR="00DB0837" w:rsidRPr="00633308">
        <w:rPr>
          <w:sz w:val="25"/>
          <w:szCs w:val="25"/>
        </w:rPr>
        <w:t>.</w:t>
      </w:r>
    </w:p>
    <w:p w14:paraId="3F9141E2" w14:textId="604D5AF5" w:rsidR="35B95D8E" w:rsidRPr="00633308" w:rsidRDefault="35B95D8E" w:rsidP="11DC3548">
      <w:pPr>
        <w:rPr>
          <w:i/>
          <w:sz w:val="25"/>
          <w:szCs w:val="25"/>
        </w:rPr>
      </w:pPr>
      <w:r w:rsidRPr="00633308">
        <w:rPr>
          <w:i/>
          <w:sz w:val="25"/>
          <w:szCs w:val="25"/>
        </w:rPr>
        <w:t>Table 1 Data Dictionary</w:t>
      </w:r>
    </w:p>
    <w:tbl>
      <w:tblPr>
        <w:tblStyle w:val="TableGrid"/>
        <w:tblW w:w="9360" w:type="dxa"/>
        <w:tblLayout w:type="fixed"/>
        <w:tblLook w:val="06A0" w:firstRow="1" w:lastRow="0" w:firstColumn="1" w:lastColumn="0" w:noHBand="1" w:noVBand="1"/>
      </w:tblPr>
      <w:tblGrid>
        <w:gridCol w:w="3120"/>
        <w:gridCol w:w="3120"/>
        <w:gridCol w:w="3120"/>
      </w:tblGrid>
      <w:tr w:rsidR="2027875E" w:rsidRPr="00097C69" w14:paraId="4217464B" w14:textId="77777777" w:rsidTr="007043F8">
        <w:trPr>
          <w:trHeight w:val="300"/>
        </w:trPr>
        <w:tc>
          <w:tcPr>
            <w:tcW w:w="3120" w:type="dxa"/>
          </w:tcPr>
          <w:p w14:paraId="71622325" w14:textId="152069CD" w:rsidR="2027875E" w:rsidRPr="00097C69" w:rsidRDefault="4409609F" w:rsidP="2027875E">
            <w:pPr>
              <w:rPr>
                <w:b/>
                <w:sz w:val="25"/>
                <w:szCs w:val="25"/>
              </w:rPr>
            </w:pPr>
            <w:r w:rsidRPr="00097C69">
              <w:rPr>
                <w:b/>
                <w:sz w:val="25"/>
                <w:szCs w:val="25"/>
              </w:rPr>
              <w:t>Field</w:t>
            </w:r>
          </w:p>
        </w:tc>
        <w:tc>
          <w:tcPr>
            <w:tcW w:w="3120" w:type="dxa"/>
          </w:tcPr>
          <w:p w14:paraId="1B72D079" w14:textId="4E7A2C23" w:rsidR="2027875E" w:rsidRPr="00097C69" w:rsidRDefault="4409609F" w:rsidP="2027875E">
            <w:pPr>
              <w:rPr>
                <w:b/>
                <w:sz w:val="25"/>
                <w:szCs w:val="25"/>
              </w:rPr>
            </w:pPr>
            <w:r w:rsidRPr="00097C69">
              <w:rPr>
                <w:b/>
                <w:sz w:val="25"/>
                <w:szCs w:val="25"/>
              </w:rPr>
              <w:t>Type</w:t>
            </w:r>
          </w:p>
        </w:tc>
        <w:tc>
          <w:tcPr>
            <w:tcW w:w="3120" w:type="dxa"/>
          </w:tcPr>
          <w:p w14:paraId="1B714329" w14:textId="480A0594" w:rsidR="2027875E" w:rsidRPr="00097C69" w:rsidRDefault="4409609F" w:rsidP="2027875E">
            <w:pPr>
              <w:rPr>
                <w:b/>
                <w:sz w:val="25"/>
                <w:szCs w:val="25"/>
              </w:rPr>
            </w:pPr>
            <w:r w:rsidRPr="00097C69">
              <w:rPr>
                <w:b/>
                <w:sz w:val="25"/>
                <w:szCs w:val="25"/>
              </w:rPr>
              <w:t>Description</w:t>
            </w:r>
          </w:p>
        </w:tc>
      </w:tr>
      <w:tr w:rsidR="2027875E" w:rsidRPr="00097C69" w14:paraId="77269295" w14:textId="77777777" w:rsidTr="007043F8">
        <w:trPr>
          <w:trHeight w:val="300"/>
        </w:trPr>
        <w:tc>
          <w:tcPr>
            <w:tcW w:w="3120" w:type="dxa"/>
          </w:tcPr>
          <w:p w14:paraId="2823F26E" w14:textId="1016157A" w:rsidR="2027875E" w:rsidRPr="00097C69" w:rsidRDefault="007442A7" w:rsidP="2027875E">
            <w:pPr>
              <w:rPr>
                <w:sz w:val="25"/>
                <w:szCs w:val="25"/>
              </w:rPr>
            </w:pPr>
            <w:r w:rsidRPr="00097C69">
              <w:rPr>
                <w:sz w:val="25"/>
                <w:szCs w:val="25"/>
              </w:rPr>
              <w:t>Week</w:t>
            </w:r>
          </w:p>
        </w:tc>
        <w:tc>
          <w:tcPr>
            <w:tcW w:w="3120" w:type="dxa"/>
          </w:tcPr>
          <w:p w14:paraId="0B25ED71" w14:textId="3EB70588" w:rsidR="2027875E" w:rsidRPr="00F954A1" w:rsidRDefault="75808230" w:rsidP="2027875E">
            <w:pPr>
              <w:rPr>
                <w:color w:val="000000" w:themeColor="text1"/>
                <w:sz w:val="25"/>
                <w:szCs w:val="25"/>
              </w:rPr>
            </w:pPr>
            <w:r w:rsidRPr="00F954A1">
              <w:rPr>
                <w:color w:val="000000" w:themeColor="text1"/>
                <w:sz w:val="25"/>
                <w:szCs w:val="25"/>
              </w:rPr>
              <w:t>Numeric</w:t>
            </w:r>
          </w:p>
        </w:tc>
        <w:tc>
          <w:tcPr>
            <w:tcW w:w="3120" w:type="dxa"/>
          </w:tcPr>
          <w:p w14:paraId="68BB3E97" w14:textId="263FE44A" w:rsidR="2027875E" w:rsidRPr="00F954A1" w:rsidRDefault="73000E27" w:rsidP="2027875E">
            <w:pPr>
              <w:rPr>
                <w:rFonts w:cstheme="minorHAnsi"/>
                <w:i/>
                <w:color w:val="000000" w:themeColor="text1"/>
                <w:sz w:val="25"/>
                <w:szCs w:val="25"/>
              </w:rPr>
            </w:pPr>
            <w:r w:rsidRPr="00F954A1">
              <w:rPr>
                <w:rFonts w:cstheme="minorHAnsi"/>
                <w:color w:val="000000" w:themeColor="text1"/>
                <w:sz w:val="25"/>
                <w:szCs w:val="25"/>
                <w:shd w:val="clear" w:color="auto" w:fill="FFFFFF"/>
              </w:rPr>
              <w:t>W</w:t>
            </w:r>
            <w:r w:rsidR="141F9280" w:rsidRPr="00F954A1">
              <w:rPr>
                <w:rFonts w:cstheme="minorHAnsi"/>
                <w:color w:val="000000" w:themeColor="text1"/>
                <w:sz w:val="25"/>
                <w:szCs w:val="25"/>
                <w:shd w:val="clear" w:color="auto" w:fill="FFFFFF"/>
              </w:rPr>
              <w:t>eek</w:t>
            </w:r>
            <w:r w:rsidR="009D5770" w:rsidRPr="00F954A1">
              <w:rPr>
                <w:rFonts w:cstheme="minorHAnsi"/>
                <w:color w:val="000000" w:themeColor="text1"/>
                <w:sz w:val="25"/>
                <w:szCs w:val="25"/>
                <w:shd w:val="clear" w:color="auto" w:fill="FFFFFF"/>
              </w:rPr>
              <w:t xml:space="preserve"> date</w:t>
            </w:r>
          </w:p>
        </w:tc>
      </w:tr>
      <w:tr w:rsidR="00F44707" w:rsidRPr="00097C69" w14:paraId="15DF69D3" w14:textId="77777777" w:rsidTr="007043F8">
        <w:trPr>
          <w:trHeight w:val="300"/>
        </w:trPr>
        <w:tc>
          <w:tcPr>
            <w:tcW w:w="3120" w:type="dxa"/>
          </w:tcPr>
          <w:p w14:paraId="31F6E257" w14:textId="0B878C37" w:rsidR="00F44707" w:rsidRPr="00097C69" w:rsidRDefault="00F44707" w:rsidP="04DC8FC3">
            <w:pPr>
              <w:spacing w:line="259" w:lineRule="auto"/>
              <w:rPr>
                <w:sz w:val="25"/>
                <w:szCs w:val="25"/>
              </w:rPr>
            </w:pPr>
            <w:r w:rsidRPr="00097C69">
              <w:rPr>
                <w:sz w:val="25"/>
                <w:szCs w:val="25"/>
              </w:rPr>
              <w:t>Rank</w:t>
            </w:r>
          </w:p>
        </w:tc>
        <w:tc>
          <w:tcPr>
            <w:tcW w:w="3120" w:type="dxa"/>
          </w:tcPr>
          <w:p w14:paraId="6755E5D7" w14:textId="152F7885" w:rsidR="00F44707" w:rsidRPr="00097C69" w:rsidRDefault="004D6566" w:rsidP="04DC8FC3">
            <w:pPr>
              <w:spacing w:line="259" w:lineRule="auto"/>
              <w:rPr>
                <w:sz w:val="25"/>
                <w:szCs w:val="25"/>
              </w:rPr>
            </w:pPr>
            <w:r w:rsidRPr="00097C69">
              <w:rPr>
                <w:sz w:val="25"/>
                <w:szCs w:val="25"/>
              </w:rPr>
              <w:t>Numeric</w:t>
            </w:r>
          </w:p>
        </w:tc>
        <w:tc>
          <w:tcPr>
            <w:tcW w:w="3120" w:type="dxa"/>
          </w:tcPr>
          <w:p w14:paraId="655F58D2" w14:textId="240ED33C" w:rsidR="00F44707" w:rsidRPr="00097C69" w:rsidRDefault="00F44707" w:rsidP="04DC8FC3">
            <w:pPr>
              <w:spacing w:line="259" w:lineRule="auto"/>
              <w:rPr>
                <w:sz w:val="25"/>
                <w:szCs w:val="25"/>
              </w:rPr>
            </w:pPr>
            <w:r w:rsidRPr="00097C69">
              <w:rPr>
                <w:sz w:val="25"/>
                <w:szCs w:val="25"/>
              </w:rPr>
              <w:t>Ranking of the song on the chart</w:t>
            </w:r>
          </w:p>
        </w:tc>
      </w:tr>
      <w:tr w:rsidR="2027875E" w:rsidRPr="00097C69" w14:paraId="36C63708" w14:textId="77777777" w:rsidTr="007043F8">
        <w:trPr>
          <w:trHeight w:val="300"/>
        </w:trPr>
        <w:tc>
          <w:tcPr>
            <w:tcW w:w="3120" w:type="dxa"/>
          </w:tcPr>
          <w:p w14:paraId="0497DCCF" w14:textId="10C5AB68" w:rsidR="2027875E" w:rsidRPr="00097C69" w:rsidRDefault="0047206C" w:rsidP="04DC8FC3">
            <w:pPr>
              <w:spacing w:line="259" w:lineRule="auto"/>
              <w:rPr>
                <w:sz w:val="25"/>
                <w:szCs w:val="25"/>
              </w:rPr>
            </w:pPr>
            <w:proofErr w:type="spellStart"/>
            <w:r w:rsidRPr="00097C69">
              <w:rPr>
                <w:sz w:val="25"/>
                <w:szCs w:val="25"/>
              </w:rPr>
              <w:t>PeakRank</w:t>
            </w:r>
            <w:proofErr w:type="spellEnd"/>
          </w:p>
        </w:tc>
        <w:tc>
          <w:tcPr>
            <w:tcW w:w="3120" w:type="dxa"/>
          </w:tcPr>
          <w:p w14:paraId="3892D2AA" w14:textId="041817AE" w:rsidR="2027875E" w:rsidRPr="00097C69" w:rsidRDefault="7CC5B955" w:rsidP="04DC8FC3">
            <w:pPr>
              <w:spacing w:line="259" w:lineRule="auto"/>
              <w:rPr>
                <w:sz w:val="25"/>
                <w:szCs w:val="25"/>
              </w:rPr>
            </w:pPr>
            <w:r w:rsidRPr="00097C69">
              <w:rPr>
                <w:sz w:val="25"/>
                <w:szCs w:val="25"/>
              </w:rPr>
              <w:t>Numeric</w:t>
            </w:r>
          </w:p>
        </w:tc>
        <w:tc>
          <w:tcPr>
            <w:tcW w:w="3120" w:type="dxa"/>
          </w:tcPr>
          <w:p w14:paraId="56ECC8D6" w14:textId="7D0EEE6E" w:rsidR="2027875E" w:rsidRPr="00097C69" w:rsidRDefault="00FF427D" w:rsidP="04DC8FC3">
            <w:pPr>
              <w:spacing w:line="259" w:lineRule="auto"/>
              <w:rPr>
                <w:sz w:val="25"/>
                <w:szCs w:val="25"/>
              </w:rPr>
            </w:pPr>
            <w:r w:rsidRPr="00097C69">
              <w:rPr>
                <w:sz w:val="25"/>
                <w:szCs w:val="25"/>
              </w:rPr>
              <w:t> highest rank the song achieved on Spotify Charts</w:t>
            </w:r>
          </w:p>
        </w:tc>
      </w:tr>
      <w:tr w:rsidR="2027875E" w:rsidRPr="00097C69" w14:paraId="0A78D498" w14:textId="77777777" w:rsidTr="007043F8">
        <w:trPr>
          <w:trHeight w:val="300"/>
        </w:trPr>
        <w:tc>
          <w:tcPr>
            <w:tcW w:w="3120" w:type="dxa"/>
          </w:tcPr>
          <w:p w14:paraId="24C3FF96" w14:textId="58EA2386" w:rsidR="2027875E" w:rsidRPr="00097C69" w:rsidRDefault="0047206C" w:rsidP="1A6444BF">
            <w:pPr>
              <w:spacing w:line="259" w:lineRule="auto"/>
              <w:rPr>
                <w:sz w:val="25"/>
                <w:szCs w:val="25"/>
              </w:rPr>
            </w:pPr>
            <w:proofErr w:type="spellStart"/>
            <w:r w:rsidRPr="00097C69">
              <w:rPr>
                <w:sz w:val="25"/>
                <w:szCs w:val="25"/>
              </w:rPr>
              <w:lastRenderedPageBreak/>
              <w:t>PreviousRank</w:t>
            </w:r>
            <w:proofErr w:type="spellEnd"/>
          </w:p>
        </w:tc>
        <w:tc>
          <w:tcPr>
            <w:tcW w:w="3120" w:type="dxa"/>
          </w:tcPr>
          <w:p w14:paraId="593BAC56" w14:textId="05A37231" w:rsidR="2027875E" w:rsidRPr="00097C69" w:rsidRDefault="004D6566" w:rsidP="04DC8FC3">
            <w:pPr>
              <w:spacing w:line="259" w:lineRule="auto"/>
              <w:rPr>
                <w:sz w:val="25"/>
                <w:szCs w:val="25"/>
              </w:rPr>
            </w:pPr>
            <w:r w:rsidRPr="00097C69">
              <w:rPr>
                <w:sz w:val="25"/>
                <w:szCs w:val="25"/>
              </w:rPr>
              <w:t>Numeric</w:t>
            </w:r>
          </w:p>
        </w:tc>
        <w:tc>
          <w:tcPr>
            <w:tcW w:w="3120" w:type="dxa"/>
          </w:tcPr>
          <w:p w14:paraId="6CFBE222" w14:textId="0AD5F495" w:rsidR="2027875E" w:rsidRPr="00097C69" w:rsidRDefault="00694CB4" w:rsidP="04DC8FC3">
            <w:pPr>
              <w:spacing w:line="259" w:lineRule="auto"/>
              <w:rPr>
                <w:sz w:val="25"/>
                <w:szCs w:val="25"/>
              </w:rPr>
            </w:pPr>
            <w:r w:rsidRPr="00097C69">
              <w:rPr>
                <w:sz w:val="25"/>
                <w:szCs w:val="25"/>
              </w:rPr>
              <w:t>song</w:t>
            </w:r>
            <w:r w:rsidR="006F496D" w:rsidRPr="00097C69">
              <w:rPr>
                <w:sz w:val="25"/>
                <w:szCs w:val="25"/>
              </w:rPr>
              <w:t>’</w:t>
            </w:r>
            <w:r w:rsidRPr="00097C69">
              <w:rPr>
                <w:sz w:val="25"/>
                <w:szCs w:val="25"/>
              </w:rPr>
              <w:t>s</w:t>
            </w:r>
            <w:r w:rsidR="00D8009F" w:rsidRPr="00097C69">
              <w:rPr>
                <w:sz w:val="25"/>
                <w:szCs w:val="25"/>
              </w:rPr>
              <w:t xml:space="preserve"> rank on Spotify Charts</w:t>
            </w:r>
            <w:r w:rsidRPr="00097C69">
              <w:rPr>
                <w:sz w:val="25"/>
                <w:szCs w:val="25"/>
              </w:rPr>
              <w:t xml:space="preserve"> in the previous week</w:t>
            </w:r>
          </w:p>
        </w:tc>
      </w:tr>
      <w:tr w:rsidR="00497948" w:rsidRPr="00097C69" w14:paraId="08066057" w14:textId="77777777" w:rsidTr="007043F8">
        <w:trPr>
          <w:trHeight w:val="300"/>
        </w:trPr>
        <w:tc>
          <w:tcPr>
            <w:tcW w:w="3120" w:type="dxa"/>
          </w:tcPr>
          <w:p w14:paraId="30DBC45A" w14:textId="23C11DDA" w:rsidR="00497948" w:rsidRPr="00097C69" w:rsidRDefault="0047206C" w:rsidP="04DC8FC3">
            <w:pPr>
              <w:spacing w:line="259" w:lineRule="auto"/>
              <w:rPr>
                <w:sz w:val="25"/>
                <w:szCs w:val="25"/>
              </w:rPr>
            </w:pPr>
            <w:proofErr w:type="spellStart"/>
            <w:r w:rsidRPr="00097C69">
              <w:rPr>
                <w:sz w:val="25"/>
                <w:szCs w:val="25"/>
              </w:rPr>
              <w:t>WeeksOnCharts</w:t>
            </w:r>
            <w:proofErr w:type="spellEnd"/>
          </w:p>
        </w:tc>
        <w:tc>
          <w:tcPr>
            <w:tcW w:w="3120" w:type="dxa"/>
          </w:tcPr>
          <w:p w14:paraId="7A088489" w14:textId="0C2AC840" w:rsidR="00497948" w:rsidRPr="00097C69" w:rsidRDefault="3670D66C" w:rsidP="04DC8FC3">
            <w:pPr>
              <w:spacing w:line="259" w:lineRule="auto"/>
              <w:rPr>
                <w:sz w:val="25"/>
                <w:szCs w:val="25"/>
              </w:rPr>
            </w:pPr>
            <w:r w:rsidRPr="00097C69">
              <w:rPr>
                <w:sz w:val="25"/>
                <w:szCs w:val="25"/>
              </w:rPr>
              <w:t>Numeric</w:t>
            </w:r>
          </w:p>
        </w:tc>
        <w:tc>
          <w:tcPr>
            <w:tcW w:w="3120" w:type="dxa"/>
          </w:tcPr>
          <w:p w14:paraId="33D185CA" w14:textId="3413578C" w:rsidR="00497948" w:rsidRPr="00097C69" w:rsidRDefault="00E21480" w:rsidP="04DC8FC3">
            <w:pPr>
              <w:spacing w:line="259" w:lineRule="auto"/>
              <w:rPr>
                <w:sz w:val="25"/>
                <w:szCs w:val="25"/>
              </w:rPr>
            </w:pPr>
            <w:r w:rsidRPr="00097C69">
              <w:rPr>
                <w:sz w:val="25"/>
                <w:szCs w:val="25"/>
              </w:rPr>
              <w:t xml:space="preserve">number of weeks the song was on Spotify Charts </w:t>
            </w:r>
          </w:p>
        </w:tc>
      </w:tr>
      <w:tr w:rsidR="00497948" w:rsidRPr="00097C69" w14:paraId="2D889555" w14:textId="77777777" w:rsidTr="007043F8">
        <w:trPr>
          <w:trHeight w:val="300"/>
        </w:trPr>
        <w:tc>
          <w:tcPr>
            <w:tcW w:w="3120" w:type="dxa"/>
          </w:tcPr>
          <w:p w14:paraId="6F10661C" w14:textId="7F22BD34" w:rsidR="00497948" w:rsidRPr="00097C69" w:rsidRDefault="0047206C" w:rsidP="04DC8FC3">
            <w:pPr>
              <w:spacing w:line="259" w:lineRule="auto"/>
              <w:rPr>
                <w:sz w:val="25"/>
                <w:szCs w:val="25"/>
              </w:rPr>
            </w:pPr>
            <w:proofErr w:type="spellStart"/>
            <w:r w:rsidRPr="00097C69">
              <w:rPr>
                <w:sz w:val="25"/>
                <w:szCs w:val="25"/>
              </w:rPr>
              <w:t>TrackID</w:t>
            </w:r>
            <w:proofErr w:type="spellEnd"/>
          </w:p>
        </w:tc>
        <w:tc>
          <w:tcPr>
            <w:tcW w:w="3120" w:type="dxa"/>
          </w:tcPr>
          <w:p w14:paraId="632A43BE" w14:textId="6827C733" w:rsidR="00497948" w:rsidRPr="00097C69" w:rsidRDefault="696D29B0" w:rsidP="04DC8FC3">
            <w:pPr>
              <w:spacing w:line="259" w:lineRule="auto"/>
              <w:rPr>
                <w:sz w:val="25"/>
                <w:szCs w:val="25"/>
              </w:rPr>
            </w:pPr>
            <w:r w:rsidRPr="00097C69">
              <w:rPr>
                <w:sz w:val="25"/>
                <w:szCs w:val="25"/>
              </w:rPr>
              <w:t>Text</w:t>
            </w:r>
          </w:p>
        </w:tc>
        <w:tc>
          <w:tcPr>
            <w:tcW w:w="3120" w:type="dxa"/>
          </w:tcPr>
          <w:p w14:paraId="6775CEBA" w14:textId="61071799" w:rsidR="00497948" w:rsidRPr="00097C69" w:rsidRDefault="486BEB44" w:rsidP="04DC8FC3">
            <w:pPr>
              <w:spacing w:line="259" w:lineRule="auto"/>
              <w:rPr>
                <w:sz w:val="25"/>
                <w:szCs w:val="25"/>
              </w:rPr>
            </w:pPr>
            <w:r w:rsidRPr="00097C69">
              <w:rPr>
                <w:sz w:val="25"/>
                <w:szCs w:val="25"/>
              </w:rPr>
              <w:t>Unique identifier for each track</w:t>
            </w:r>
          </w:p>
        </w:tc>
      </w:tr>
      <w:tr w:rsidR="00124730" w:rsidRPr="00097C69" w14:paraId="7D4E58F2" w14:textId="77777777" w:rsidTr="007043F8">
        <w:trPr>
          <w:trHeight w:val="300"/>
        </w:trPr>
        <w:tc>
          <w:tcPr>
            <w:tcW w:w="3120" w:type="dxa"/>
          </w:tcPr>
          <w:p w14:paraId="430332C0" w14:textId="02D48B5E" w:rsidR="00124730" w:rsidRPr="00097C69" w:rsidRDefault="0047206C" w:rsidP="04DC8FC3">
            <w:pPr>
              <w:spacing w:line="259" w:lineRule="auto"/>
              <w:rPr>
                <w:sz w:val="25"/>
                <w:szCs w:val="25"/>
              </w:rPr>
            </w:pPr>
            <w:proofErr w:type="spellStart"/>
            <w:r w:rsidRPr="00097C69">
              <w:rPr>
                <w:sz w:val="25"/>
                <w:szCs w:val="25"/>
              </w:rPr>
              <w:t>TrackName</w:t>
            </w:r>
            <w:proofErr w:type="spellEnd"/>
          </w:p>
        </w:tc>
        <w:tc>
          <w:tcPr>
            <w:tcW w:w="3120" w:type="dxa"/>
          </w:tcPr>
          <w:p w14:paraId="6CBEB834" w14:textId="1A0A4D40" w:rsidR="00124730" w:rsidRPr="00097C69" w:rsidRDefault="0EA178D5" w:rsidP="04DC8FC3">
            <w:pPr>
              <w:spacing w:line="259" w:lineRule="auto"/>
              <w:rPr>
                <w:sz w:val="25"/>
                <w:szCs w:val="25"/>
              </w:rPr>
            </w:pPr>
            <w:r w:rsidRPr="00097C69">
              <w:rPr>
                <w:sz w:val="25"/>
                <w:szCs w:val="25"/>
              </w:rPr>
              <w:t>Text</w:t>
            </w:r>
          </w:p>
        </w:tc>
        <w:tc>
          <w:tcPr>
            <w:tcW w:w="3120" w:type="dxa"/>
          </w:tcPr>
          <w:p w14:paraId="6BAD9587" w14:textId="7F56D7D7" w:rsidR="00124730" w:rsidRPr="00097C69" w:rsidRDefault="00E549E9" w:rsidP="04DC8FC3">
            <w:pPr>
              <w:spacing w:line="259" w:lineRule="auto"/>
              <w:rPr>
                <w:sz w:val="25"/>
                <w:szCs w:val="25"/>
              </w:rPr>
            </w:pPr>
            <w:r w:rsidRPr="00097C69">
              <w:rPr>
                <w:sz w:val="25"/>
                <w:szCs w:val="25"/>
              </w:rPr>
              <w:t xml:space="preserve">Name of the </w:t>
            </w:r>
            <w:r w:rsidR="00A93301" w:rsidRPr="00097C69">
              <w:rPr>
                <w:sz w:val="25"/>
                <w:szCs w:val="25"/>
              </w:rPr>
              <w:t>song</w:t>
            </w:r>
          </w:p>
        </w:tc>
      </w:tr>
      <w:tr w:rsidR="00124730" w:rsidRPr="00097C69" w14:paraId="631E7A04" w14:textId="77777777">
        <w:trPr>
          <w:trHeight w:val="300"/>
        </w:trPr>
        <w:tc>
          <w:tcPr>
            <w:tcW w:w="3120" w:type="dxa"/>
            <w:vAlign w:val="bottom"/>
          </w:tcPr>
          <w:p w14:paraId="51B8ACFD" w14:textId="43E00EB3" w:rsidR="00124730" w:rsidRPr="00097C69" w:rsidRDefault="0047206C" w:rsidP="04DC8FC3">
            <w:pPr>
              <w:spacing w:line="259" w:lineRule="auto"/>
              <w:rPr>
                <w:sz w:val="25"/>
                <w:szCs w:val="25"/>
              </w:rPr>
            </w:pPr>
            <w:r w:rsidRPr="00097C69">
              <w:rPr>
                <w:sz w:val="25"/>
                <w:szCs w:val="25"/>
              </w:rPr>
              <w:t>Collab</w:t>
            </w:r>
          </w:p>
        </w:tc>
        <w:tc>
          <w:tcPr>
            <w:tcW w:w="3120" w:type="dxa"/>
          </w:tcPr>
          <w:p w14:paraId="34D14705" w14:textId="43B9C461" w:rsidR="00124730" w:rsidRPr="00097C69" w:rsidRDefault="2DEACDD5" w:rsidP="04DC8FC3">
            <w:pPr>
              <w:spacing w:line="259" w:lineRule="auto"/>
              <w:rPr>
                <w:sz w:val="25"/>
                <w:szCs w:val="25"/>
              </w:rPr>
            </w:pPr>
            <w:r w:rsidRPr="00097C69">
              <w:rPr>
                <w:sz w:val="25"/>
                <w:szCs w:val="25"/>
              </w:rPr>
              <w:t>Binary</w:t>
            </w:r>
          </w:p>
        </w:tc>
        <w:tc>
          <w:tcPr>
            <w:tcW w:w="3120" w:type="dxa"/>
          </w:tcPr>
          <w:p w14:paraId="5B9E4DE0" w14:textId="0391E3E1" w:rsidR="00124730" w:rsidRPr="00097C69" w:rsidRDefault="00852E63" w:rsidP="04DC8FC3">
            <w:pPr>
              <w:spacing w:line="259" w:lineRule="auto"/>
              <w:rPr>
                <w:sz w:val="25"/>
                <w:szCs w:val="25"/>
              </w:rPr>
            </w:pPr>
            <w:r w:rsidRPr="00097C69">
              <w:rPr>
                <w:sz w:val="25"/>
                <w:szCs w:val="25"/>
              </w:rPr>
              <w:t>name of track</w:t>
            </w:r>
          </w:p>
        </w:tc>
      </w:tr>
      <w:tr w:rsidR="00053CEB" w:rsidRPr="00097C69" w14:paraId="6719F7E4" w14:textId="77777777">
        <w:trPr>
          <w:trHeight w:val="300"/>
        </w:trPr>
        <w:tc>
          <w:tcPr>
            <w:tcW w:w="3120" w:type="dxa"/>
            <w:vAlign w:val="bottom"/>
          </w:tcPr>
          <w:p w14:paraId="459BC18F" w14:textId="02FBF4DA" w:rsidR="00053CEB" w:rsidRPr="00097C69" w:rsidRDefault="0047206C" w:rsidP="04DC8FC3">
            <w:pPr>
              <w:spacing w:line="259" w:lineRule="auto"/>
              <w:rPr>
                <w:sz w:val="25"/>
                <w:szCs w:val="25"/>
              </w:rPr>
            </w:pPr>
            <w:proofErr w:type="spellStart"/>
            <w:r w:rsidRPr="00097C69">
              <w:rPr>
                <w:sz w:val="25"/>
                <w:szCs w:val="25"/>
              </w:rPr>
              <w:t>ReleaseDate</w:t>
            </w:r>
            <w:proofErr w:type="spellEnd"/>
          </w:p>
        </w:tc>
        <w:tc>
          <w:tcPr>
            <w:tcW w:w="3120" w:type="dxa"/>
          </w:tcPr>
          <w:p w14:paraId="035D5F06" w14:textId="778D7F4D" w:rsidR="00053CEB" w:rsidRPr="00097C69" w:rsidRDefault="28E1A2B9" w:rsidP="04DC8FC3">
            <w:pPr>
              <w:spacing w:line="259" w:lineRule="auto"/>
              <w:rPr>
                <w:sz w:val="25"/>
                <w:szCs w:val="25"/>
              </w:rPr>
            </w:pPr>
            <w:r w:rsidRPr="00097C69">
              <w:rPr>
                <w:sz w:val="25"/>
                <w:szCs w:val="25"/>
              </w:rPr>
              <w:t>Numeric</w:t>
            </w:r>
          </w:p>
        </w:tc>
        <w:tc>
          <w:tcPr>
            <w:tcW w:w="3120" w:type="dxa"/>
          </w:tcPr>
          <w:p w14:paraId="30131504" w14:textId="63A1FAB3" w:rsidR="00053CEB" w:rsidRPr="00097C69" w:rsidRDefault="00053CEB" w:rsidP="04DC8FC3">
            <w:pPr>
              <w:spacing w:line="259" w:lineRule="auto"/>
              <w:rPr>
                <w:sz w:val="25"/>
                <w:szCs w:val="25"/>
              </w:rPr>
            </w:pPr>
            <w:r w:rsidRPr="00097C69">
              <w:rPr>
                <w:sz w:val="25"/>
                <w:szCs w:val="25"/>
              </w:rPr>
              <w:t>0 if there is only one artist, 1 if not</w:t>
            </w:r>
          </w:p>
        </w:tc>
      </w:tr>
      <w:tr w:rsidR="00053CEB" w:rsidRPr="00097C69" w14:paraId="23B30A88" w14:textId="77777777">
        <w:trPr>
          <w:trHeight w:val="300"/>
        </w:trPr>
        <w:tc>
          <w:tcPr>
            <w:tcW w:w="3120" w:type="dxa"/>
            <w:vAlign w:val="bottom"/>
          </w:tcPr>
          <w:p w14:paraId="0798911F" w14:textId="1C1982D8" w:rsidR="00053CEB" w:rsidRPr="00097C69" w:rsidRDefault="0047206C" w:rsidP="04DC8FC3">
            <w:pPr>
              <w:spacing w:line="259" w:lineRule="auto"/>
              <w:rPr>
                <w:sz w:val="25"/>
                <w:szCs w:val="25"/>
              </w:rPr>
            </w:pPr>
            <w:r w:rsidRPr="00097C69">
              <w:rPr>
                <w:sz w:val="25"/>
                <w:szCs w:val="25"/>
              </w:rPr>
              <w:t>Danceability</w:t>
            </w:r>
          </w:p>
        </w:tc>
        <w:tc>
          <w:tcPr>
            <w:tcW w:w="3120" w:type="dxa"/>
          </w:tcPr>
          <w:p w14:paraId="0303F46F" w14:textId="116057E4" w:rsidR="00053CEB" w:rsidRPr="00097C69" w:rsidRDefault="004D6566" w:rsidP="04DC8FC3">
            <w:pPr>
              <w:spacing w:line="259" w:lineRule="auto"/>
              <w:rPr>
                <w:sz w:val="25"/>
                <w:szCs w:val="25"/>
              </w:rPr>
            </w:pPr>
            <w:r w:rsidRPr="00097C69">
              <w:rPr>
                <w:sz w:val="25"/>
                <w:szCs w:val="25"/>
              </w:rPr>
              <w:t>Numeric</w:t>
            </w:r>
          </w:p>
        </w:tc>
        <w:tc>
          <w:tcPr>
            <w:tcW w:w="3120" w:type="dxa"/>
          </w:tcPr>
          <w:p w14:paraId="49C4F335" w14:textId="754CCC98" w:rsidR="00053CEB" w:rsidRPr="00097C69" w:rsidRDefault="00CA3CD1" w:rsidP="04DC8FC3">
            <w:pPr>
              <w:spacing w:line="259" w:lineRule="auto"/>
              <w:rPr>
                <w:sz w:val="25"/>
                <w:szCs w:val="25"/>
              </w:rPr>
            </w:pPr>
            <w:r w:rsidRPr="00097C69">
              <w:rPr>
                <w:sz w:val="25"/>
                <w:szCs w:val="25"/>
              </w:rPr>
              <w:t xml:space="preserve">Danceability describes how suitable a track is for dancing. </w:t>
            </w:r>
          </w:p>
        </w:tc>
      </w:tr>
      <w:tr w:rsidR="007043F8" w:rsidRPr="00097C69" w14:paraId="66CBDCB5" w14:textId="77777777" w:rsidTr="007043F8">
        <w:trPr>
          <w:trHeight w:val="300"/>
        </w:trPr>
        <w:tc>
          <w:tcPr>
            <w:tcW w:w="3120" w:type="dxa"/>
            <w:vAlign w:val="bottom"/>
          </w:tcPr>
          <w:p w14:paraId="36AC6607" w14:textId="10A6B71A" w:rsidR="007043F8" w:rsidRPr="00097C69" w:rsidRDefault="0047206C" w:rsidP="04DC8FC3">
            <w:pPr>
              <w:spacing w:line="259" w:lineRule="auto"/>
              <w:rPr>
                <w:sz w:val="25"/>
                <w:szCs w:val="25"/>
              </w:rPr>
            </w:pPr>
            <w:r w:rsidRPr="00097C69">
              <w:rPr>
                <w:sz w:val="25"/>
                <w:szCs w:val="25"/>
              </w:rPr>
              <w:t>Energy</w:t>
            </w:r>
          </w:p>
        </w:tc>
        <w:tc>
          <w:tcPr>
            <w:tcW w:w="3120" w:type="dxa"/>
          </w:tcPr>
          <w:p w14:paraId="2E11B8E9" w14:textId="1EEC8BC2" w:rsidR="007043F8" w:rsidRPr="00097C69" w:rsidRDefault="004D6566" w:rsidP="04DC8FC3">
            <w:pPr>
              <w:spacing w:line="259" w:lineRule="auto"/>
              <w:rPr>
                <w:sz w:val="25"/>
                <w:szCs w:val="25"/>
              </w:rPr>
            </w:pPr>
            <w:r w:rsidRPr="00097C69">
              <w:rPr>
                <w:sz w:val="25"/>
                <w:szCs w:val="25"/>
              </w:rPr>
              <w:t>Numeric</w:t>
            </w:r>
          </w:p>
        </w:tc>
        <w:tc>
          <w:tcPr>
            <w:tcW w:w="3120" w:type="dxa"/>
          </w:tcPr>
          <w:p w14:paraId="1BFFEBD0" w14:textId="3C47C752" w:rsidR="007043F8" w:rsidRPr="00097C69" w:rsidRDefault="00344F5C" w:rsidP="04DC8FC3">
            <w:pPr>
              <w:spacing w:line="259" w:lineRule="auto"/>
              <w:rPr>
                <w:sz w:val="25"/>
                <w:szCs w:val="25"/>
              </w:rPr>
            </w:pPr>
            <w:r w:rsidRPr="00097C69">
              <w:rPr>
                <w:sz w:val="25"/>
                <w:szCs w:val="25"/>
              </w:rPr>
              <w:t>represents a perceptual measure of intensity and activity.</w:t>
            </w:r>
          </w:p>
        </w:tc>
      </w:tr>
      <w:tr w:rsidR="007043F8" w:rsidRPr="00097C69" w14:paraId="2845CD8A" w14:textId="77777777" w:rsidTr="007043F8">
        <w:trPr>
          <w:trHeight w:val="300"/>
        </w:trPr>
        <w:tc>
          <w:tcPr>
            <w:tcW w:w="3120" w:type="dxa"/>
            <w:vAlign w:val="bottom"/>
          </w:tcPr>
          <w:p w14:paraId="0D7E75FD" w14:textId="1AA2358F" w:rsidR="007043F8" w:rsidRPr="00097C69" w:rsidRDefault="0047206C" w:rsidP="04DC8FC3">
            <w:pPr>
              <w:spacing w:line="259" w:lineRule="auto"/>
              <w:rPr>
                <w:sz w:val="25"/>
                <w:szCs w:val="25"/>
              </w:rPr>
            </w:pPr>
            <w:r w:rsidRPr="00097C69">
              <w:rPr>
                <w:sz w:val="25"/>
                <w:szCs w:val="25"/>
              </w:rPr>
              <w:t>Key</w:t>
            </w:r>
          </w:p>
        </w:tc>
        <w:tc>
          <w:tcPr>
            <w:tcW w:w="3120" w:type="dxa"/>
          </w:tcPr>
          <w:p w14:paraId="44F458A5" w14:textId="4BB18063" w:rsidR="007043F8" w:rsidRPr="00097C69" w:rsidRDefault="4AFE735A" w:rsidP="04DC8FC3">
            <w:pPr>
              <w:spacing w:line="259" w:lineRule="auto"/>
              <w:rPr>
                <w:sz w:val="25"/>
                <w:szCs w:val="25"/>
              </w:rPr>
            </w:pPr>
            <w:r w:rsidRPr="00097C69">
              <w:rPr>
                <w:sz w:val="25"/>
                <w:szCs w:val="25"/>
              </w:rPr>
              <w:t>Numeric</w:t>
            </w:r>
          </w:p>
        </w:tc>
        <w:tc>
          <w:tcPr>
            <w:tcW w:w="3120" w:type="dxa"/>
          </w:tcPr>
          <w:p w14:paraId="309577F2" w14:textId="07BE9C0A" w:rsidR="007043F8" w:rsidRPr="00097C69" w:rsidRDefault="00B6799B" w:rsidP="04DC8FC3">
            <w:pPr>
              <w:spacing w:line="259" w:lineRule="auto"/>
              <w:rPr>
                <w:sz w:val="25"/>
                <w:szCs w:val="25"/>
              </w:rPr>
            </w:pPr>
            <w:r w:rsidRPr="00097C69">
              <w:rPr>
                <w:sz w:val="25"/>
                <w:szCs w:val="25"/>
              </w:rPr>
              <w:t>The key the track is in.</w:t>
            </w:r>
          </w:p>
        </w:tc>
      </w:tr>
      <w:tr w:rsidR="007043F8" w:rsidRPr="00097C69" w14:paraId="664C4151" w14:textId="77777777" w:rsidTr="007043F8">
        <w:trPr>
          <w:trHeight w:val="300"/>
        </w:trPr>
        <w:tc>
          <w:tcPr>
            <w:tcW w:w="3120" w:type="dxa"/>
            <w:vAlign w:val="bottom"/>
          </w:tcPr>
          <w:p w14:paraId="2BFE32BF" w14:textId="40F092B6" w:rsidR="007043F8" w:rsidRPr="00097C69" w:rsidRDefault="0047206C" w:rsidP="04DC8FC3">
            <w:pPr>
              <w:spacing w:line="259" w:lineRule="auto"/>
              <w:rPr>
                <w:sz w:val="25"/>
                <w:szCs w:val="25"/>
              </w:rPr>
            </w:pPr>
            <w:r w:rsidRPr="00097C69">
              <w:rPr>
                <w:sz w:val="25"/>
                <w:szCs w:val="25"/>
              </w:rPr>
              <w:t>Mode</w:t>
            </w:r>
          </w:p>
        </w:tc>
        <w:tc>
          <w:tcPr>
            <w:tcW w:w="3120" w:type="dxa"/>
          </w:tcPr>
          <w:p w14:paraId="571A0B99" w14:textId="6C711A89" w:rsidR="007043F8" w:rsidRPr="00097C69" w:rsidRDefault="791EFDDD" w:rsidP="04DC8FC3">
            <w:pPr>
              <w:spacing w:line="259" w:lineRule="auto"/>
              <w:rPr>
                <w:sz w:val="25"/>
                <w:szCs w:val="25"/>
              </w:rPr>
            </w:pPr>
            <w:r w:rsidRPr="00097C69">
              <w:rPr>
                <w:sz w:val="25"/>
                <w:szCs w:val="25"/>
              </w:rPr>
              <w:t>Binary</w:t>
            </w:r>
          </w:p>
        </w:tc>
        <w:tc>
          <w:tcPr>
            <w:tcW w:w="3120" w:type="dxa"/>
          </w:tcPr>
          <w:p w14:paraId="39A5328B" w14:textId="012E3673" w:rsidR="007043F8" w:rsidRPr="00097C69" w:rsidRDefault="00D72E4E" w:rsidP="04DC8FC3">
            <w:pPr>
              <w:spacing w:line="259" w:lineRule="auto"/>
              <w:rPr>
                <w:sz w:val="25"/>
                <w:szCs w:val="25"/>
              </w:rPr>
            </w:pPr>
            <w:r w:rsidRPr="00097C69">
              <w:rPr>
                <w:sz w:val="25"/>
                <w:szCs w:val="25"/>
              </w:rPr>
              <w:t>modality (major or minor) of a track</w:t>
            </w:r>
          </w:p>
        </w:tc>
      </w:tr>
      <w:tr w:rsidR="007043F8" w:rsidRPr="00097C69" w14:paraId="79B0966F" w14:textId="77777777" w:rsidTr="007043F8">
        <w:trPr>
          <w:trHeight w:val="300"/>
        </w:trPr>
        <w:tc>
          <w:tcPr>
            <w:tcW w:w="3120" w:type="dxa"/>
            <w:vAlign w:val="bottom"/>
          </w:tcPr>
          <w:p w14:paraId="46114E51" w14:textId="75DD18B9" w:rsidR="007043F8" w:rsidRPr="00097C69" w:rsidRDefault="0047206C" w:rsidP="04DC8FC3">
            <w:pPr>
              <w:spacing w:line="259" w:lineRule="auto"/>
              <w:rPr>
                <w:sz w:val="25"/>
                <w:szCs w:val="25"/>
              </w:rPr>
            </w:pPr>
            <w:r w:rsidRPr="00097C69">
              <w:rPr>
                <w:sz w:val="25"/>
                <w:szCs w:val="25"/>
              </w:rPr>
              <w:t>Loudness</w:t>
            </w:r>
          </w:p>
        </w:tc>
        <w:tc>
          <w:tcPr>
            <w:tcW w:w="3120" w:type="dxa"/>
          </w:tcPr>
          <w:p w14:paraId="71DEDB1C" w14:textId="33449141" w:rsidR="007043F8" w:rsidRPr="00097C69" w:rsidRDefault="0F6AEBBB" w:rsidP="04DC8FC3">
            <w:pPr>
              <w:spacing w:line="259" w:lineRule="auto"/>
              <w:rPr>
                <w:sz w:val="25"/>
                <w:szCs w:val="25"/>
              </w:rPr>
            </w:pPr>
            <w:r w:rsidRPr="00097C69">
              <w:rPr>
                <w:sz w:val="25"/>
                <w:szCs w:val="25"/>
              </w:rPr>
              <w:t>Numeric</w:t>
            </w:r>
          </w:p>
        </w:tc>
        <w:tc>
          <w:tcPr>
            <w:tcW w:w="3120" w:type="dxa"/>
          </w:tcPr>
          <w:p w14:paraId="150BC046" w14:textId="132FB1FC" w:rsidR="007043F8" w:rsidRPr="00097C69" w:rsidRDefault="00C27263" w:rsidP="04DC8FC3">
            <w:pPr>
              <w:spacing w:line="259" w:lineRule="auto"/>
              <w:rPr>
                <w:sz w:val="25"/>
                <w:szCs w:val="25"/>
              </w:rPr>
            </w:pPr>
            <w:r w:rsidRPr="00097C69">
              <w:rPr>
                <w:sz w:val="25"/>
                <w:szCs w:val="25"/>
              </w:rPr>
              <w:t>The overall loudness of a track in decibels</w:t>
            </w:r>
          </w:p>
        </w:tc>
      </w:tr>
      <w:tr w:rsidR="007043F8" w:rsidRPr="00097C69" w14:paraId="0D413726" w14:textId="77777777" w:rsidTr="007043F8">
        <w:trPr>
          <w:trHeight w:val="300"/>
        </w:trPr>
        <w:tc>
          <w:tcPr>
            <w:tcW w:w="3120" w:type="dxa"/>
            <w:vAlign w:val="bottom"/>
          </w:tcPr>
          <w:p w14:paraId="553F6A64" w14:textId="2F4C364F" w:rsidR="007043F8" w:rsidRPr="00097C69" w:rsidRDefault="0047206C" w:rsidP="04DC8FC3">
            <w:pPr>
              <w:spacing w:line="259" w:lineRule="auto"/>
              <w:rPr>
                <w:sz w:val="25"/>
                <w:szCs w:val="25"/>
              </w:rPr>
            </w:pPr>
            <w:proofErr w:type="spellStart"/>
            <w:r w:rsidRPr="00097C69">
              <w:rPr>
                <w:sz w:val="25"/>
                <w:szCs w:val="25"/>
              </w:rPr>
              <w:t>Speechiness</w:t>
            </w:r>
            <w:proofErr w:type="spellEnd"/>
          </w:p>
        </w:tc>
        <w:tc>
          <w:tcPr>
            <w:tcW w:w="3120" w:type="dxa"/>
          </w:tcPr>
          <w:p w14:paraId="0B0F4097" w14:textId="4FA5CBC3" w:rsidR="007043F8" w:rsidRPr="00097C69" w:rsidRDefault="004D6566" w:rsidP="04DC8FC3">
            <w:pPr>
              <w:spacing w:line="259" w:lineRule="auto"/>
              <w:rPr>
                <w:sz w:val="25"/>
                <w:szCs w:val="25"/>
              </w:rPr>
            </w:pPr>
            <w:r w:rsidRPr="00097C69">
              <w:rPr>
                <w:sz w:val="25"/>
                <w:szCs w:val="25"/>
              </w:rPr>
              <w:t>Numeric</w:t>
            </w:r>
          </w:p>
        </w:tc>
        <w:tc>
          <w:tcPr>
            <w:tcW w:w="3120" w:type="dxa"/>
          </w:tcPr>
          <w:p w14:paraId="399FFFCF" w14:textId="1C840719" w:rsidR="007043F8" w:rsidRPr="00097C69" w:rsidRDefault="00523218" w:rsidP="04DC8FC3">
            <w:pPr>
              <w:spacing w:line="259" w:lineRule="auto"/>
              <w:rPr>
                <w:sz w:val="25"/>
                <w:szCs w:val="25"/>
              </w:rPr>
            </w:pPr>
            <w:proofErr w:type="spellStart"/>
            <w:r w:rsidRPr="00097C69">
              <w:rPr>
                <w:sz w:val="25"/>
                <w:szCs w:val="25"/>
              </w:rPr>
              <w:t>Speechiness</w:t>
            </w:r>
            <w:proofErr w:type="spellEnd"/>
            <w:r w:rsidRPr="00097C69">
              <w:rPr>
                <w:sz w:val="25"/>
                <w:szCs w:val="25"/>
              </w:rPr>
              <w:t xml:space="preserve"> detects the presence of spoken words in a track.</w:t>
            </w:r>
          </w:p>
        </w:tc>
      </w:tr>
      <w:tr w:rsidR="007043F8" w:rsidRPr="00097C69" w14:paraId="040A63E2" w14:textId="77777777" w:rsidTr="007043F8">
        <w:trPr>
          <w:trHeight w:val="300"/>
        </w:trPr>
        <w:tc>
          <w:tcPr>
            <w:tcW w:w="3120" w:type="dxa"/>
            <w:vAlign w:val="bottom"/>
          </w:tcPr>
          <w:p w14:paraId="6DF76EBE" w14:textId="4D9A798E" w:rsidR="007043F8" w:rsidRPr="00097C69" w:rsidRDefault="0047206C" w:rsidP="04DC8FC3">
            <w:pPr>
              <w:spacing w:line="259" w:lineRule="auto"/>
              <w:rPr>
                <w:sz w:val="25"/>
                <w:szCs w:val="25"/>
              </w:rPr>
            </w:pPr>
            <w:proofErr w:type="spellStart"/>
            <w:r w:rsidRPr="00097C69">
              <w:rPr>
                <w:sz w:val="25"/>
                <w:szCs w:val="25"/>
              </w:rPr>
              <w:t>Acousticness</w:t>
            </w:r>
            <w:proofErr w:type="spellEnd"/>
          </w:p>
        </w:tc>
        <w:tc>
          <w:tcPr>
            <w:tcW w:w="3120" w:type="dxa"/>
          </w:tcPr>
          <w:p w14:paraId="062913A5" w14:textId="20E126F3" w:rsidR="007043F8" w:rsidRPr="00097C69" w:rsidRDefault="004D6566" w:rsidP="04DC8FC3">
            <w:pPr>
              <w:spacing w:line="259" w:lineRule="auto"/>
              <w:rPr>
                <w:sz w:val="25"/>
                <w:szCs w:val="25"/>
              </w:rPr>
            </w:pPr>
            <w:r w:rsidRPr="00097C69">
              <w:rPr>
                <w:sz w:val="25"/>
                <w:szCs w:val="25"/>
              </w:rPr>
              <w:t>Numeric</w:t>
            </w:r>
          </w:p>
        </w:tc>
        <w:tc>
          <w:tcPr>
            <w:tcW w:w="3120" w:type="dxa"/>
          </w:tcPr>
          <w:p w14:paraId="1A48F7E3" w14:textId="7F44B8C7" w:rsidR="007043F8" w:rsidRPr="00097C69" w:rsidRDefault="00DA4C37" w:rsidP="04DC8FC3">
            <w:pPr>
              <w:spacing w:line="259" w:lineRule="auto"/>
              <w:rPr>
                <w:sz w:val="25"/>
                <w:szCs w:val="25"/>
              </w:rPr>
            </w:pPr>
            <w:r w:rsidRPr="00097C69">
              <w:rPr>
                <w:sz w:val="25"/>
                <w:szCs w:val="25"/>
              </w:rPr>
              <w:t>A confidence measure from 0.0 to 1.0 of whether the track is acoustic. 1.0 represents high confidence the track is acoustic.</w:t>
            </w:r>
          </w:p>
        </w:tc>
      </w:tr>
      <w:tr w:rsidR="007043F8" w:rsidRPr="00097C69" w14:paraId="1660F33F" w14:textId="77777777" w:rsidTr="007043F8">
        <w:trPr>
          <w:trHeight w:val="300"/>
        </w:trPr>
        <w:tc>
          <w:tcPr>
            <w:tcW w:w="3120" w:type="dxa"/>
            <w:vAlign w:val="bottom"/>
          </w:tcPr>
          <w:p w14:paraId="156C9F12" w14:textId="489F7E6A" w:rsidR="007043F8" w:rsidRPr="00097C69" w:rsidRDefault="0047206C" w:rsidP="04DC8FC3">
            <w:pPr>
              <w:spacing w:line="259" w:lineRule="auto"/>
              <w:rPr>
                <w:sz w:val="25"/>
                <w:szCs w:val="25"/>
              </w:rPr>
            </w:pPr>
            <w:proofErr w:type="spellStart"/>
            <w:r w:rsidRPr="00097C69">
              <w:rPr>
                <w:sz w:val="25"/>
                <w:szCs w:val="25"/>
              </w:rPr>
              <w:t>Instrumentalness</w:t>
            </w:r>
            <w:proofErr w:type="spellEnd"/>
          </w:p>
        </w:tc>
        <w:tc>
          <w:tcPr>
            <w:tcW w:w="3120" w:type="dxa"/>
          </w:tcPr>
          <w:p w14:paraId="3C466F67" w14:textId="2C014752" w:rsidR="007043F8" w:rsidRPr="00097C69" w:rsidRDefault="004D6566" w:rsidP="04DC8FC3">
            <w:pPr>
              <w:spacing w:line="259" w:lineRule="auto"/>
              <w:rPr>
                <w:sz w:val="25"/>
                <w:szCs w:val="25"/>
              </w:rPr>
            </w:pPr>
            <w:r w:rsidRPr="00097C69">
              <w:rPr>
                <w:sz w:val="25"/>
                <w:szCs w:val="25"/>
              </w:rPr>
              <w:t>Numeric</w:t>
            </w:r>
          </w:p>
        </w:tc>
        <w:tc>
          <w:tcPr>
            <w:tcW w:w="3120" w:type="dxa"/>
          </w:tcPr>
          <w:p w14:paraId="4E1E87CE" w14:textId="488E9602" w:rsidR="007043F8" w:rsidRPr="00097C69" w:rsidRDefault="00EC1C63" w:rsidP="04DC8FC3">
            <w:pPr>
              <w:spacing w:line="259" w:lineRule="auto"/>
              <w:rPr>
                <w:sz w:val="25"/>
                <w:szCs w:val="25"/>
              </w:rPr>
            </w:pPr>
            <w:proofErr w:type="spellStart"/>
            <w:r w:rsidRPr="00097C69">
              <w:rPr>
                <w:sz w:val="25"/>
                <w:szCs w:val="25"/>
              </w:rPr>
              <w:t>Instrumentalness</w:t>
            </w:r>
            <w:proofErr w:type="spellEnd"/>
            <w:r w:rsidR="00E24172" w:rsidRPr="00097C69">
              <w:rPr>
                <w:sz w:val="25"/>
                <w:szCs w:val="25"/>
              </w:rPr>
              <w:t xml:space="preserve"> measures from 0.0 to 1.0 </w:t>
            </w:r>
            <w:r w:rsidR="005800C5" w:rsidRPr="00097C69">
              <w:rPr>
                <w:sz w:val="25"/>
                <w:szCs w:val="25"/>
              </w:rPr>
              <w:t>on how</w:t>
            </w:r>
            <w:r w:rsidR="00330B84" w:rsidRPr="00097C69">
              <w:rPr>
                <w:sz w:val="25"/>
                <w:szCs w:val="25"/>
              </w:rPr>
              <w:t xml:space="preserve"> likely a track contains vocals</w:t>
            </w:r>
          </w:p>
        </w:tc>
      </w:tr>
      <w:tr w:rsidR="007043F8" w:rsidRPr="00097C69" w14:paraId="7FB367DB" w14:textId="77777777" w:rsidTr="34D1E5D1">
        <w:trPr>
          <w:trHeight w:val="540"/>
        </w:trPr>
        <w:tc>
          <w:tcPr>
            <w:tcW w:w="3120" w:type="dxa"/>
            <w:vAlign w:val="bottom"/>
          </w:tcPr>
          <w:p w14:paraId="3D4F679E" w14:textId="01646E7B" w:rsidR="007043F8" w:rsidRPr="00097C69" w:rsidRDefault="0047206C" w:rsidP="04DC8FC3">
            <w:pPr>
              <w:spacing w:line="259" w:lineRule="auto"/>
              <w:rPr>
                <w:sz w:val="25"/>
                <w:szCs w:val="25"/>
              </w:rPr>
            </w:pPr>
            <w:r w:rsidRPr="00097C69">
              <w:rPr>
                <w:sz w:val="25"/>
                <w:szCs w:val="25"/>
              </w:rPr>
              <w:t>Liveness</w:t>
            </w:r>
          </w:p>
        </w:tc>
        <w:tc>
          <w:tcPr>
            <w:tcW w:w="3120" w:type="dxa"/>
          </w:tcPr>
          <w:p w14:paraId="1A82FDD4" w14:textId="210AA008" w:rsidR="007043F8" w:rsidRPr="00097C69" w:rsidRDefault="004D6566" w:rsidP="04DC8FC3">
            <w:pPr>
              <w:spacing w:line="259" w:lineRule="auto"/>
              <w:rPr>
                <w:sz w:val="25"/>
                <w:szCs w:val="25"/>
              </w:rPr>
            </w:pPr>
            <w:r w:rsidRPr="00097C69">
              <w:rPr>
                <w:sz w:val="25"/>
                <w:szCs w:val="25"/>
              </w:rPr>
              <w:t>Numeric</w:t>
            </w:r>
          </w:p>
        </w:tc>
        <w:tc>
          <w:tcPr>
            <w:tcW w:w="3120" w:type="dxa"/>
          </w:tcPr>
          <w:p w14:paraId="0731EF42" w14:textId="2CC3EA73" w:rsidR="007043F8" w:rsidRPr="00097C69" w:rsidRDefault="00686418" w:rsidP="04DC8FC3">
            <w:pPr>
              <w:spacing w:line="259" w:lineRule="auto"/>
              <w:rPr>
                <w:sz w:val="25"/>
                <w:szCs w:val="25"/>
              </w:rPr>
            </w:pPr>
            <w:r w:rsidRPr="00097C69">
              <w:rPr>
                <w:sz w:val="25"/>
                <w:szCs w:val="25"/>
              </w:rPr>
              <w:t>Detect</w:t>
            </w:r>
            <w:r w:rsidR="00556A8E" w:rsidRPr="00097C69">
              <w:rPr>
                <w:sz w:val="25"/>
                <w:szCs w:val="25"/>
              </w:rPr>
              <w:t xml:space="preserve">s the presence of an audience in the recording. </w:t>
            </w:r>
          </w:p>
        </w:tc>
      </w:tr>
      <w:tr w:rsidR="007108C3" w:rsidRPr="00097C69" w14:paraId="09F906FC" w14:textId="77777777" w:rsidTr="007043F8">
        <w:trPr>
          <w:trHeight w:val="300"/>
        </w:trPr>
        <w:tc>
          <w:tcPr>
            <w:tcW w:w="3120" w:type="dxa"/>
            <w:vAlign w:val="bottom"/>
          </w:tcPr>
          <w:p w14:paraId="377371C9" w14:textId="62289DF5" w:rsidR="007108C3" w:rsidRPr="00097C69" w:rsidRDefault="0047206C" w:rsidP="04DC8FC3">
            <w:pPr>
              <w:spacing w:line="259" w:lineRule="auto"/>
              <w:rPr>
                <w:sz w:val="25"/>
                <w:szCs w:val="25"/>
              </w:rPr>
            </w:pPr>
            <w:r w:rsidRPr="00097C69">
              <w:rPr>
                <w:sz w:val="25"/>
                <w:szCs w:val="25"/>
              </w:rPr>
              <w:t>Valence</w:t>
            </w:r>
          </w:p>
        </w:tc>
        <w:tc>
          <w:tcPr>
            <w:tcW w:w="3120" w:type="dxa"/>
          </w:tcPr>
          <w:p w14:paraId="62E102DC" w14:textId="2B085527" w:rsidR="007108C3" w:rsidRPr="00097C69" w:rsidRDefault="004D6566" w:rsidP="04DC8FC3">
            <w:pPr>
              <w:spacing w:line="259" w:lineRule="auto"/>
              <w:rPr>
                <w:sz w:val="25"/>
                <w:szCs w:val="25"/>
              </w:rPr>
            </w:pPr>
            <w:r w:rsidRPr="00097C69">
              <w:rPr>
                <w:sz w:val="25"/>
                <w:szCs w:val="25"/>
              </w:rPr>
              <w:t>Numeric</w:t>
            </w:r>
          </w:p>
        </w:tc>
        <w:tc>
          <w:tcPr>
            <w:tcW w:w="3120" w:type="dxa"/>
          </w:tcPr>
          <w:p w14:paraId="6D379FC4" w14:textId="742B93D9" w:rsidR="007108C3" w:rsidRPr="00097C69" w:rsidRDefault="4E475688" w:rsidP="04DC8FC3">
            <w:pPr>
              <w:spacing w:line="259" w:lineRule="auto"/>
              <w:rPr>
                <w:sz w:val="25"/>
                <w:szCs w:val="25"/>
              </w:rPr>
            </w:pPr>
            <w:r w:rsidRPr="00097C69">
              <w:rPr>
                <w:sz w:val="25"/>
                <w:szCs w:val="25"/>
              </w:rPr>
              <w:t>describ</w:t>
            </w:r>
            <w:r w:rsidR="62BD19C8" w:rsidRPr="00097C69">
              <w:rPr>
                <w:sz w:val="25"/>
                <w:szCs w:val="25"/>
              </w:rPr>
              <w:t xml:space="preserve">es </w:t>
            </w:r>
            <w:r w:rsidRPr="00097C69">
              <w:rPr>
                <w:sz w:val="25"/>
                <w:szCs w:val="25"/>
              </w:rPr>
              <w:t>the</w:t>
            </w:r>
            <w:r w:rsidR="0065561D" w:rsidRPr="00097C69">
              <w:rPr>
                <w:sz w:val="25"/>
                <w:szCs w:val="25"/>
              </w:rPr>
              <w:t xml:space="preserve"> musical positiveness conveyed by a track</w:t>
            </w:r>
          </w:p>
        </w:tc>
      </w:tr>
      <w:tr w:rsidR="007108C3" w:rsidRPr="00097C69" w14:paraId="58EEA962" w14:textId="77777777" w:rsidTr="007043F8">
        <w:trPr>
          <w:trHeight w:val="300"/>
        </w:trPr>
        <w:tc>
          <w:tcPr>
            <w:tcW w:w="3120" w:type="dxa"/>
            <w:vAlign w:val="bottom"/>
          </w:tcPr>
          <w:p w14:paraId="1A54AF91" w14:textId="08C38275" w:rsidR="007108C3" w:rsidRPr="00097C69" w:rsidRDefault="0047206C" w:rsidP="04DC8FC3">
            <w:pPr>
              <w:spacing w:line="259" w:lineRule="auto"/>
              <w:rPr>
                <w:sz w:val="25"/>
                <w:szCs w:val="25"/>
              </w:rPr>
            </w:pPr>
            <w:r w:rsidRPr="00097C69">
              <w:rPr>
                <w:sz w:val="25"/>
                <w:szCs w:val="25"/>
              </w:rPr>
              <w:lastRenderedPageBreak/>
              <w:t>Tempo</w:t>
            </w:r>
          </w:p>
        </w:tc>
        <w:tc>
          <w:tcPr>
            <w:tcW w:w="3120" w:type="dxa"/>
          </w:tcPr>
          <w:p w14:paraId="3DE0013A" w14:textId="0E79347A" w:rsidR="007108C3" w:rsidRPr="00097C69" w:rsidRDefault="004D6566" w:rsidP="04DC8FC3">
            <w:pPr>
              <w:spacing w:line="259" w:lineRule="auto"/>
              <w:rPr>
                <w:sz w:val="25"/>
                <w:szCs w:val="25"/>
              </w:rPr>
            </w:pPr>
            <w:r w:rsidRPr="00097C69">
              <w:rPr>
                <w:sz w:val="25"/>
                <w:szCs w:val="25"/>
              </w:rPr>
              <w:t>Numeric</w:t>
            </w:r>
          </w:p>
        </w:tc>
        <w:tc>
          <w:tcPr>
            <w:tcW w:w="3120" w:type="dxa"/>
          </w:tcPr>
          <w:p w14:paraId="559BE6B6" w14:textId="11AF6668" w:rsidR="007108C3" w:rsidRPr="00097C69" w:rsidRDefault="0065561D" w:rsidP="04DC8FC3">
            <w:pPr>
              <w:spacing w:line="259" w:lineRule="auto"/>
              <w:rPr>
                <w:sz w:val="25"/>
                <w:szCs w:val="25"/>
              </w:rPr>
            </w:pPr>
            <w:r w:rsidRPr="00097C69">
              <w:rPr>
                <w:sz w:val="25"/>
                <w:szCs w:val="25"/>
              </w:rPr>
              <w:t>The overall estimated tempo in beats per minute (BPM)</w:t>
            </w:r>
          </w:p>
        </w:tc>
      </w:tr>
      <w:tr w:rsidR="007108C3" w:rsidRPr="00097C69" w14:paraId="1E3ED039" w14:textId="77777777" w:rsidTr="007043F8">
        <w:trPr>
          <w:trHeight w:val="300"/>
        </w:trPr>
        <w:tc>
          <w:tcPr>
            <w:tcW w:w="3120" w:type="dxa"/>
            <w:vAlign w:val="bottom"/>
          </w:tcPr>
          <w:p w14:paraId="17923669" w14:textId="264BA84D" w:rsidR="007108C3" w:rsidRPr="00097C69" w:rsidRDefault="0047206C" w:rsidP="04DC8FC3">
            <w:pPr>
              <w:spacing w:line="259" w:lineRule="auto"/>
              <w:rPr>
                <w:sz w:val="25"/>
                <w:szCs w:val="25"/>
              </w:rPr>
            </w:pPr>
            <w:r w:rsidRPr="00097C69">
              <w:rPr>
                <w:sz w:val="25"/>
                <w:szCs w:val="25"/>
              </w:rPr>
              <w:t>Duration</w:t>
            </w:r>
          </w:p>
        </w:tc>
        <w:tc>
          <w:tcPr>
            <w:tcW w:w="3120" w:type="dxa"/>
          </w:tcPr>
          <w:p w14:paraId="5F3E199B" w14:textId="6F19338B" w:rsidR="007108C3" w:rsidRPr="00097C69" w:rsidRDefault="7F337FE7" w:rsidP="04DC8FC3">
            <w:pPr>
              <w:spacing w:line="259" w:lineRule="auto"/>
              <w:rPr>
                <w:sz w:val="25"/>
                <w:szCs w:val="25"/>
              </w:rPr>
            </w:pPr>
            <w:r w:rsidRPr="00097C69">
              <w:rPr>
                <w:sz w:val="25"/>
                <w:szCs w:val="25"/>
              </w:rPr>
              <w:t>Numeric</w:t>
            </w:r>
          </w:p>
        </w:tc>
        <w:tc>
          <w:tcPr>
            <w:tcW w:w="3120" w:type="dxa"/>
          </w:tcPr>
          <w:p w14:paraId="6C6949BD" w14:textId="65E664F4" w:rsidR="007108C3" w:rsidRPr="00097C69" w:rsidRDefault="009C7D10" w:rsidP="04DC8FC3">
            <w:pPr>
              <w:spacing w:line="259" w:lineRule="auto"/>
              <w:rPr>
                <w:sz w:val="25"/>
                <w:szCs w:val="25"/>
              </w:rPr>
            </w:pPr>
            <w:r w:rsidRPr="00097C69">
              <w:rPr>
                <w:sz w:val="25"/>
                <w:szCs w:val="25"/>
              </w:rPr>
              <w:t>The duration in milliseconds</w:t>
            </w:r>
          </w:p>
        </w:tc>
      </w:tr>
      <w:tr w:rsidR="007108C3" w:rsidRPr="00097C69" w14:paraId="0B68A5E5" w14:textId="77777777" w:rsidTr="007043F8">
        <w:trPr>
          <w:trHeight w:val="300"/>
        </w:trPr>
        <w:tc>
          <w:tcPr>
            <w:tcW w:w="3120" w:type="dxa"/>
            <w:vAlign w:val="bottom"/>
          </w:tcPr>
          <w:p w14:paraId="00430FA2" w14:textId="52156B2E" w:rsidR="007108C3" w:rsidRPr="00097C69" w:rsidRDefault="0047206C" w:rsidP="04DC8FC3">
            <w:pPr>
              <w:spacing w:line="259" w:lineRule="auto"/>
              <w:rPr>
                <w:sz w:val="25"/>
                <w:szCs w:val="25"/>
              </w:rPr>
            </w:pPr>
            <w:proofErr w:type="spellStart"/>
            <w:r w:rsidRPr="00097C69">
              <w:rPr>
                <w:sz w:val="25"/>
                <w:szCs w:val="25"/>
              </w:rPr>
              <w:t>AlbumNumTracks</w:t>
            </w:r>
            <w:proofErr w:type="spellEnd"/>
          </w:p>
        </w:tc>
        <w:tc>
          <w:tcPr>
            <w:tcW w:w="3120" w:type="dxa"/>
          </w:tcPr>
          <w:p w14:paraId="27BB7725" w14:textId="4907BEE6" w:rsidR="007108C3" w:rsidRPr="00097C69" w:rsidRDefault="04712343" w:rsidP="04DC8FC3">
            <w:pPr>
              <w:spacing w:line="259" w:lineRule="auto"/>
              <w:rPr>
                <w:sz w:val="25"/>
                <w:szCs w:val="25"/>
              </w:rPr>
            </w:pPr>
            <w:r w:rsidRPr="00097C69">
              <w:rPr>
                <w:sz w:val="25"/>
                <w:szCs w:val="25"/>
              </w:rPr>
              <w:t>Numeric</w:t>
            </w:r>
          </w:p>
        </w:tc>
        <w:tc>
          <w:tcPr>
            <w:tcW w:w="3120" w:type="dxa"/>
          </w:tcPr>
          <w:p w14:paraId="5DD6903F" w14:textId="69ABCDF1" w:rsidR="007108C3" w:rsidRPr="00097C69" w:rsidRDefault="0006364C" w:rsidP="04DC8FC3">
            <w:pPr>
              <w:spacing w:line="259" w:lineRule="auto"/>
              <w:rPr>
                <w:sz w:val="25"/>
                <w:szCs w:val="25"/>
              </w:rPr>
            </w:pPr>
            <w:r w:rsidRPr="00097C69">
              <w:rPr>
                <w:sz w:val="25"/>
                <w:szCs w:val="25"/>
              </w:rPr>
              <w:t>Number of tracks in an album</w:t>
            </w:r>
          </w:p>
        </w:tc>
      </w:tr>
      <w:tr w:rsidR="007108C3" w:rsidRPr="00097C69" w14:paraId="49DE3BA7" w14:textId="77777777" w:rsidTr="007043F8">
        <w:trPr>
          <w:trHeight w:val="300"/>
        </w:trPr>
        <w:tc>
          <w:tcPr>
            <w:tcW w:w="3120" w:type="dxa"/>
            <w:vAlign w:val="bottom"/>
          </w:tcPr>
          <w:p w14:paraId="750E3206" w14:textId="77381D0E" w:rsidR="007108C3" w:rsidRPr="00097C69" w:rsidRDefault="0047206C" w:rsidP="04DC8FC3">
            <w:pPr>
              <w:spacing w:line="259" w:lineRule="auto"/>
              <w:rPr>
                <w:sz w:val="25"/>
                <w:szCs w:val="25"/>
              </w:rPr>
            </w:pPr>
            <w:r w:rsidRPr="00097C69">
              <w:rPr>
                <w:sz w:val="25"/>
                <w:szCs w:val="25"/>
              </w:rPr>
              <w:t>Label</w:t>
            </w:r>
          </w:p>
        </w:tc>
        <w:tc>
          <w:tcPr>
            <w:tcW w:w="3120" w:type="dxa"/>
          </w:tcPr>
          <w:p w14:paraId="3CA2175A" w14:textId="348F8F2F" w:rsidR="007108C3" w:rsidRPr="00097C69" w:rsidRDefault="3BE30C80" w:rsidP="04DC8FC3">
            <w:pPr>
              <w:spacing w:line="259" w:lineRule="auto"/>
              <w:rPr>
                <w:sz w:val="25"/>
                <w:szCs w:val="25"/>
              </w:rPr>
            </w:pPr>
            <w:r w:rsidRPr="00097C69">
              <w:rPr>
                <w:sz w:val="25"/>
                <w:szCs w:val="25"/>
              </w:rPr>
              <w:t>Text</w:t>
            </w:r>
          </w:p>
        </w:tc>
        <w:tc>
          <w:tcPr>
            <w:tcW w:w="3120" w:type="dxa"/>
          </w:tcPr>
          <w:p w14:paraId="3166A53F" w14:textId="2B548784" w:rsidR="007108C3" w:rsidRPr="00097C69" w:rsidRDefault="002F2B85" w:rsidP="04DC8FC3">
            <w:pPr>
              <w:spacing w:line="259" w:lineRule="auto"/>
              <w:rPr>
                <w:sz w:val="25"/>
                <w:szCs w:val="25"/>
              </w:rPr>
            </w:pPr>
            <w:r w:rsidRPr="00097C69">
              <w:rPr>
                <w:sz w:val="25"/>
                <w:szCs w:val="25"/>
              </w:rPr>
              <w:t>Name of label that promoted the music/artist</w:t>
            </w:r>
          </w:p>
        </w:tc>
      </w:tr>
      <w:tr w:rsidR="006F679E" w:rsidRPr="00097C69" w14:paraId="7B89056B" w14:textId="77777777" w:rsidTr="007043F8">
        <w:trPr>
          <w:trHeight w:val="300"/>
        </w:trPr>
        <w:tc>
          <w:tcPr>
            <w:tcW w:w="3120" w:type="dxa"/>
            <w:vAlign w:val="bottom"/>
          </w:tcPr>
          <w:p w14:paraId="1322BBC3" w14:textId="35D80262" w:rsidR="006F679E" w:rsidRPr="00097C69" w:rsidRDefault="0047206C" w:rsidP="04DC8FC3">
            <w:pPr>
              <w:spacing w:line="259" w:lineRule="auto"/>
              <w:rPr>
                <w:sz w:val="25"/>
                <w:szCs w:val="25"/>
              </w:rPr>
            </w:pPr>
            <w:proofErr w:type="spellStart"/>
            <w:r w:rsidRPr="00097C69">
              <w:rPr>
                <w:sz w:val="25"/>
                <w:szCs w:val="25"/>
              </w:rPr>
              <w:t>ArtistID</w:t>
            </w:r>
            <w:proofErr w:type="spellEnd"/>
          </w:p>
        </w:tc>
        <w:tc>
          <w:tcPr>
            <w:tcW w:w="3120" w:type="dxa"/>
          </w:tcPr>
          <w:p w14:paraId="3689F099" w14:textId="6A1D53C8" w:rsidR="006F679E" w:rsidRPr="00097C69" w:rsidRDefault="006F1FF0" w:rsidP="04DC8FC3">
            <w:pPr>
              <w:spacing w:line="259" w:lineRule="auto"/>
              <w:rPr>
                <w:sz w:val="25"/>
                <w:szCs w:val="25"/>
              </w:rPr>
            </w:pPr>
            <w:r w:rsidRPr="00097C69">
              <w:rPr>
                <w:sz w:val="25"/>
                <w:szCs w:val="25"/>
              </w:rPr>
              <w:t>Text</w:t>
            </w:r>
          </w:p>
        </w:tc>
        <w:tc>
          <w:tcPr>
            <w:tcW w:w="3120" w:type="dxa"/>
          </w:tcPr>
          <w:p w14:paraId="64DFDF5E" w14:textId="294B643C" w:rsidR="006F679E" w:rsidRPr="00097C69" w:rsidRDefault="002C5575" w:rsidP="04DC8FC3">
            <w:pPr>
              <w:spacing w:line="259" w:lineRule="auto"/>
              <w:rPr>
                <w:sz w:val="25"/>
                <w:szCs w:val="25"/>
              </w:rPr>
            </w:pPr>
            <w:r w:rsidRPr="00097C69">
              <w:rPr>
                <w:sz w:val="25"/>
                <w:szCs w:val="25"/>
              </w:rPr>
              <w:t xml:space="preserve">Unique identifier for artists </w:t>
            </w:r>
          </w:p>
        </w:tc>
      </w:tr>
      <w:tr w:rsidR="006F679E" w:rsidRPr="00097C69" w14:paraId="127477B8" w14:textId="77777777" w:rsidTr="007043F8">
        <w:trPr>
          <w:trHeight w:val="300"/>
        </w:trPr>
        <w:tc>
          <w:tcPr>
            <w:tcW w:w="3120" w:type="dxa"/>
            <w:vAlign w:val="bottom"/>
          </w:tcPr>
          <w:p w14:paraId="723BA363" w14:textId="470F88AA" w:rsidR="006F679E" w:rsidRPr="00097C69" w:rsidRDefault="0047206C" w:rsidP="04DC8FC3">
            <w:pPr>
              <w:spacing w:line="259" w:lineRule="auto"/>
              <w:rPr>
                <w:sz w:val="25"/>
                <w:szCs w:val="25"/>
              </w:rPr>
            </w:pPr>
            <w:proofErr w:type="spellStart"/>
            <w:r w:rsidRPr="00097C69">
              <w:rPr>
                <w:sz w:val="25"/>
                <w:szCs w:val="25"/>
              </w:rPr>
              <w:t>ArtistName</w:t>
            </w:r>
            <w:proofErr w:type="spellEnd"/>
            <w:r w:rsidRPr="00097C69">
              <w:rPr>
                <w:sz w:val="25"/>
                <w:szCs w:val="25"/>
              </w:rPr>
              <w:t xml:space="preserve"> </w:t>
            </w:r>
          </w:p>
        </w:tc>
        <w:tc>
          <w:tcPr>
            <w:tcW w:w="3120" w:type="dxa"/>
          </w:tcPr>
          <w:p w14:paraId="74F7FAA8" w14:textId="34F3FE4F" w:rsidR="006F679E" w:rsidRPr="00097C69" w:rsidRDefault="002C5575" w:rsidP="04DC8FC3">
            <w:pPr>
              <w:spacing w:line="259" w:lineRule="auto"/>
              <w:rPr>
                <w:sz w:val="25"/>
                <w:szCs w:val="25"/>
              </w:rPr>
            </w:pPr>
            <w:r w:rsidRPr="00097C69">
              <w:rPr>
                <w:sz w:val="25"/>
                <w:szCs w:val="25"/>
              </w:rPr>
              <w:t>Text</w:t>
            </w:r>
          </w:p>
        </w:tc>
        <w:tc>
          <w:tcPr>
            <w:tcW w:w="3120" w:type="dxa"/>
          </w:tcPr>
          <w:p w14:paraId="6857FC3C" w14:textId="34052DEF" w:rsidR="006F679E" w:rsidRPr="00097C69" w:rsidRDefault="006F679E" w:rsidP="04DC8FC3">
            <w:pPr>
              <w:spacing w:line="259" w:lineRule="auto"/>
              <w:rPr>
                <w:sz w:val="25"/>
                <w:szCs w:val="25"/>
              </w:rPr>
            </w:pPr>
            <w:r w:rsidRPr="00097C69">
              <w:rPr>
                <w:sz w:val="25"/>
                <w:szCs w:val="25"/>
              </w:rPr>
              <w:t xml:space="preserve">Spotify artist </w:t>
            </w:r>
            <w:proofErr w:type="spellStart"/>
            <w:r w:rsidRPr="00097C69">
              <w:rPr>
                <w:sz w:val="25"/>
                <w:szCs w:val="25"/>
              </w:rPr>
              <w:t>uri</w:t>
            </w:r>
            <w:proofErr w:type="spellEnd"/>
            <w:r w:rsidRPr="00097C69">
              <w:rPr>
                <w:sz w:val="25"/>
                <w:szCs w:val="25"/>
              </w:rPr>
              <w:t xml:space="preserve"> for the artist in artist</w:t>
            </w:r>
            <w:r w:rsidR="002C5575" w:rsidRPr="00097C69">
              <w:rPr>
                <w:sz w:val="25"/>
                <w:szCs w:val="25"/>
              </w:rPr>
              <w:t xml:space="preserve"> </w:t>
            </w:r>
            <w:r w:rsidRPr="00097C69">
              <w:rPr>
                <w:sz w:val="25"/>
                <w:szCs w:val="25"/>
              </w:rPr>
              <w:t>individual</w:t>
            </w:r>
          </w:p>
        </w:tc>
      </w:tr>
      <w:tr w:rsidR="007043F8" w:rsidRPr="00097C69" w14:paraId="53D2D574" w14:textId="77777777" w:rsidTr="007043F8">
        <w:trPr>
          <w:trHeight w:val="300"/>
        </w:trPr>
        <w:tc>
          <w:tcPr>
            <w:tcW w:w="3120" w:type="dxa"/>
            <w:vAlign w:val="bottom"/>
          </w:tcPr>
          <w:p w14:paraId="6B1C31ED" w14:textId="6354CA3E" w:rsidR="007043F8" w:rsidRPr="00097C69" w:rsidRDefault="0047206C" w:rsidP="04DC8FC3">
            <w:pPr>
              <w:spacing w:line="259" w:lineRule="auto"/>
              <w:rPr>
                <w:sz w:val="25"/>
                <w:szCs w:val="25"/>
              </w:rPr>
            </w:pPr>
            <w:proofErr w:type="spellStart"/>
            <w:r w:rsidRPr="00097C69">
              <w:rPr>
                <w:sz w:val="25"/>
                <w:szCs w:val="25"/>
              </w:rPr>
              <w:t>ArtistGenre</w:t>
            </w:r>
            <w:proofErr w:type="spellEnd"/>
          </w:p>
        </w:tc>
        <w:tc>
          <w:tcPr>
            <w:tcW w:w="3120" w:type="dxa"/>
          </w:tcPr>
          <w:p w14:paraId="15A02DF3" w14:textId="32B86162" w:rsidR="007043F8" w:rsidRPr="00097C69" w:rsidRDefault="006F679E" w:rsidP="04DC8FC3">
            <w:pPr>
              <w:spacing w:line="259" w:lineRule="auto"/>
              <w:rPr>
                <w:sz w:val="25"/>
                <w:szCs w:val="25"/>
              </w:rPr>
            </w:pPr>
            <w:r w:rsidRPr="00097C69">
              <w:rPr>
                <w:sz w:val="25"/>
                <w:szCs w:val="25"/>
              </w:rPr>
              <w:t>Text</w:t>
            </w:r>
          </w:p>
        </w:tc>
        <w:tc>
          <w:tcPr>
            <w:tcW w:w="3120" w:type="dxa"/>
          </w:tcPr>
          <w:p w14:paraId="5EFADF40" w14:textId="667CCBC2" w:rsidR="007043F8" w:rsidRPr="00097C69" w:rsidRDefault="006F679E" w:rsidP="04DC8FC3">
            <w:pPr>
              <w:spacing w:line="259" w:lineRule="auto"/>
              <w:rPr>
                <w:sz w:val="25"/>
                <w:szCs w:val="25"/>
              </w:rPr>
            </w:pPr>
            <w:r w:rsidRPr="00097C69">
              <w:rPr>
                <w:sz w:val="25"/>
                <w:szCs w:val="25"/>
              </w:rPr>
              <w:t>names of all artists who participated in the song</w:t>
            </w:r>
          </w:p>
        </w:tc>
      </w:tr>
    </w:tbl>
    <w:p w14:paraId="3437503E" w14:textId="77777777" w:rsidR="001C37C3" w:rsidRDefault="001C37C3">
      <w:pPr>
        <w:rPr>
          <w:sz w:val="25"/>
          <w:szCs w:val="25"/>
        </w:rPr>
      </w:pPr>
    </w:p>
    <w:p w14:paraId="5E78CFF0" w14:textId="77777777" w:rsidR="009A7B8D" w:rsidRDefault="00F35C36" w:rsidP="009A7B8D">
      <w:pPr>
        <w:keepNext/>
      </w:pPr>
      <w:r>
        <w:rPr>
          <w:noProof/>
        </w:rPr>
        <w:drawing>
          <wp:inline distT="0" distB="0" distL="0" distR="0" wp14:anchorId="6620B8C2" wp14:editId="6237C0F9">
            <wp:extent cx="6310930" cy="3158836"/>
            <wp:effectExtent l="0" t="0" r="0" b="0"/>
            <wp:docPr id="1" name="Picture 1" descr="A close-up of a so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so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10930" cy="3158836"/>
                    </a:xfrm>
                    <a:prstGeom prst="rect">
                      <a:avLst/>
                    </a:prstGeom>
                  </pic:spPr>
                </pic:pic>
              </a:graphicData>
            </a:graphic>
          </wp:inline>
        </w:drawing>
      </w:r>
    </w:p>
    <w:p w14:paraId="716AA1C5" w14:textId="0FC663AE" w:rsidR="004531DB" w:rsidRPr="009A7B8D" w:rsidRDefault="009A7B8D" w:rsidP="009A7B8D">
      <w:pPr>
        <w:pStyle w:val="Caption"/>
        <w:jc w:val="center"/>
        <w:rPr>
          <w:sz w:val="22"/>
          <w:szCs w:val="22"/>
        </w:rPr>
      </w:pPr>
      <w:r w:rsidRPr="009A7B8D">
        <w:rPr>
          <w:sz w:val="22"/>
          <w:szCs w:val="22"/>
        </w:rPr>
        <w:t>Fig. 1 Entity relationship diagram (ERD)</w:t>
      </w:r>
    </w:p>
    <w:p w14:paraId="72509B16" w14:textId="77777777" w:rsidR="00237EC3" w:rsidRPr="00B043E2" w:rsidRDefault="00237EC3" w:rsidP="007924E8">
      <w:pPr>
        <w:pStyle w:val="ListParagraph"/>
        <w:numPr>
          <w:ilvl w:val="0"/>
          <w:numId w:val="6"/>
        </w:numPr>
        <w:rPr>
          <w:b/>
          <w:sz w:val="25"/>
          <w:szCs w:val="25"/>
        </w:rPr>
      </w:pPr>
      <w:r w:rsidRPr="00B043E2">
        <w:rPr>
          <w:b/>
          <w:bCs/>
          <w:sz w:val="25"/>
          <w:szCs w:val="25"/>
        </w:rPr>
        <w:t xml:space="preserve">ERD Description: </w:t>
      </w:r>
    </w:p>
    <w:p w14:paraId="195A9C65" w14:textId="30B36251" w:rsidR="00237EC3" w:rsidRPr="00633308" w:rsidRDefault="00237EC3" w:rsidP="00237EC3">
      <w:pPr>
        <w:rPr>
          <w:sz w:val="25"/>
          <w:szCs w:val="25"/>
        </w:rPr>
      </w:pPr>
      <w:r w:rsidRPr="00633308">
        <w:rPr>
          <w:sz w:val="25"/>
          <w:szCs w:val="25"/>
        </w:rPr>
        <w:t xml:space="preserve">The central entity in the database is SONG, which is identified by </w:t>
      </w:r>
      <w:proofErr w:type="spellStart"/>
      <w:r w:rsidRPr="00633308">
        <w:rPr>
          <w:sz w:val="25"/>
          <w:szCs w:val="25"/>
        </w:rPr>
        <w:t>TrackID</w:t>
      </w:r>
      <w:proofErr w:type="spellEnd"/>
      <w:r w:rsidRPr="00633308">
        <w:rPr>
          <w:sz w:val="25"/>
          <w:szCs w:val="25"/>
        </w:rPr>
        <w:t xml:space="preserve">. The SONG entity also contains various attributes of a song, such as the </w:t>
      </w:r>
      <w:proofErr w:type="spellStart"/>
      <w:r w:rsidRPr="00633308">
        <w:rPr>
          <w:sz w:val="25"/>
          <w:szCs w:val="25"/>
        </w:rPr>
        <w:t>ReleaseDate</w:t>
      </w:r>
      <w:proofErr w:type="spellEnd"/>
      <w:r w:rsidRPr="00633308">
        <w:rPr>
          <w:sz w:val="25"/>
          <w:szCs w:val="25"/>
        </w:rPr>
        <w:t>, Danceability, Energy, Key, and many other attributes of a song. Every attribute except for Collab is required because not all songs are a collab</w:t>
      </w:r>
      <w:proofErr w:type="gramStart"/>
      <w:r w:rsidRPr="00633308">
        <w:rPr>
          <w:sz w:val="25"/>
          <w:szCs w:val="25"/>
        </w:rPr>
        <w:t xml:space="preserve"> every</w:t>
      </w:r>
      <w:proofErr w:type="gramEnd"/>
      <w:r w:rsidRPr="00633308">
        <w:rPr>
          <w:sz w:val="25"/>
          <w:szCs w:val="25"/>
        </w:rPr>
        <w:t xml:space="preserve"> other attribute we are analyzing is required in every song. In the ERD CHARTRANK is represented as a weak entity because it does not have a primary identifier that is unique. CHARTRANK represents the varying chart positions a song </w:t>
      </w:r>
      <w:r w:rsidRPr="00633308">
        <w:rPr>
          <w:sz w:val="25"/>
          <w:szCs w:val="25"/>
        </w:rPr>
        <w:lastRenderedPageBreak/>
        <w:t xml:space="preserve">holds each week. A song can have multiple Chart </w:t>
      </w:r>
      <w:r w:rsidR="00112727" w:rsidRPr="00633308">
        <w:rPr>
          <w:sz w:val="25"/>
          <w:szCs w:val="25"/>
        </w:rPr>
        <w:t>ranks,</w:t>
      </w:r>
      <w:r w:rsidRPr="00633308">
        <w:rPr>
          <w:sz w:val="25"/>
          <w:szCs w:val="25"/>
        </w:rPr>
        <w:t xml:space="preserve"> but each rank is unique to the combination of the song and specific week. A song can also be associated with multiple artists</w:t>
      </w:r>
      <w:r w:rsidR="00112727" w:rsidRPr="00633308">
        <w:rPr>
          <w:sz w:val="25"/>
          <w:szCs w:val="25"/>
        </w:rPr>
        <w:t>. We</w:t>
      </w:r>
      <w:r w:rsidRPr="00633308">
        <w:rPr>
          <w:sz w:val="25"/>
          <w:szCs w:val="25"/>
        </w:rPr>
        <w:t xml:space="preserve"> show this relationship with the SONGARTIST entity which is an associative entity used to breakdown the many-to-many relationship between song and artist. An artist can have multiple entries in SONGARTIST but only once per </w:t>
      </w:r>
      <w:proofErr w:type="spellStart"/>
      <w:r w:rsidRPr="00633308">
        <w:rPr>
          <w:sz w:val="25"/>
          <w:szCs w:val="25"/>
        </w:rPr>
        <w:t>TrackID</w:t>
      </w:r>
      <w:proofErr w:type="spellEnd"/>
      <w:r w:rsidRPr="00633308">
        <w:rPr>
          <w:sz w:val="25"/>
          <w:szCs w:val="25"/>
        </w:rPr>
        <w:t xml:space="preserve">. The SONG entity is connected to both CHARTRANK and SONGARTIST with a one-to-many relationship that is mandatory on the song side. This ERD is a visual representation of our </w:t>
      </w:r>
      <w:r w:rsidR="00112727" w:rsidRPr="00633308">
        <w:rPr>
          <w:sz w:val="25"/>
          <w:szCs w:val="25"/>
        </w:rPr>
        <w:t>database’s</w:t>
      </w:r>
      <w:r w:rsidRPr="00633308">
        <w:rPr>
          <w:sz w:val="25"/>
          <w:szCs w:val="25"/>
        </w:rPr>
        <w:t xml:space="preserve"> structure and helps to give a better understanding of the relationships between entities as well as the business rules of the database. </w:t>
      </w:r>
    </w:p>
    <w:p w14:paraId="0D0D0971" w14:textId="77777777" w:rsidR="0079301B" w:rsidRPr="00633308" w:rsidRDefault="0079301B" w:rsidP="0079301B">
      <w:pPr>
        <w:rPr>
          <w:sz w:val="25"/>
          <w:szCs w:val="25"/>
          <w:highlight w:val="yellow"/>
        </w:rPr>
      </w:pPr>
    </w:p>
    <w:p w14:paraId="3FEF7248" w14:textId="77777777" w:rsidR="0079301B" w:rsidRDefault="0079301B" w:rsidP="00786B28"/>
    <w:p w14:paraId="7BD8504F" w14:textId="3B239274" w:rsidR="0079301B" w:rsidRDefault="00F549EB" w:rsidP="00F9292C">
      <w:pPr>
        <w:jc w:val="center"/>
      </w:pPr>
      <w:r>
        <w:rPr>
          <w:noProof/>
        </w:rPr>
        <w:drawing>
          <wp:anchor distT="0" distB="0" distL="114300" distR="114300" simplePos="0" relativeHeight="251658248" behindDoc="0" locked="0" layoutInCell="1" allowOverlap="1" wp14:anchorId="6CD4C1C5" wp14:editId="77086862">
            <wp:simplePos x="0" y="0"/>
            <wp:positionH relativeFrom="page">
              <wp:align>right</wp:align>
            </wp:positionH>
            <wp:positionV relativeFrom="paragraph">
              <wp:posOffset>185420</wp:posOffset>
            </wp:positionV>
            <wp:extent cx="7772400" cy="2390775"/>
            <wp:effectExtent l="0" t="0" r="0" b="9525"/>
            <wp:wrapSquare wrapText="bothSides"/>
            <wp:docPr id="2"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72400" cy="2390775"/>
                    </a:xfrm>
                    <a:prstGeom prst="rect">
                      <a:avLst/>
                    </a:prstGeom>
                  </pic:spPr>
                </pic:pic>
              </a:graphicData>
            </a:graphic>
            <wp14:sizeRelH relativeFrom="margin">
              <wp14:pctWidth>0</wp14:pctWidth>
            </wp14:sizeRelH>
            <wp14:sizeRelV relativeFrom="margin">
              <wp14:pctHeight>0</wp14:pctHeight>
            </wp14:sizeRelV>
          </wp:anchor>
        </w:drawing>
      </w:r>
    </w:p>
    <w:p w14:paraId="289A8FA6" w14:textId="77777777" w:rsidR="000717CF" w:rsidRPr="009A7B8D" w:rsidRDefault="0079301B" w:rsidP="007924E8">
      <w:pPr>
        <w:pStyle w:val="Caption"/>
        <w:jc w:val="center"/>
        <w:rPr>
          <w:sz w:val="22"/>
          <w:szCs w:val="22"/>
        </w:rPr>
      </w:pPr>
      <w:r w:rsidRPr="009A7B8D">
        <w:rPr>
          <w:sz w:val="22"/>
          <w:szCs w:val="22"/>
        </w:rPr>
        <w:t xml:space="preserve"> </w:t>
      </w:r>
      <w:r w:rsidR="000717CF" w:rsidRPr="009A7B8D">
        <w:rPr>
          <w:sz w:val="22"/>
          <w:szCs w:val="22"/>
        </w:rPr>
        <w:t>Fig. 2 Graphical Relational Schema (Schema)</w:t>
      </w:r>
    </w:p>
    <w:p w14:paraId="56D7DC27" w14:textId="4C858A3A" w:rsidR="0079301B" w:rsidRDefault="0079301B" w:rsidP="00786B28"/>
    <w:p w14:paraId="2FDC0E6E" w14:textId="77777777" w:rsidR="008566F0" w:rsidRPr="006639C6" w:rsidRDefault="008566F0" w:rsidP="007924E8">
      <w:pPr>
        <w:pStyle w:val="ListParagraph"/>
        <w:numPr>
          <w:ilvl w:val="0"/>
          <w:numId w:val="6"/>
        </w:numPr>
        <w:rPr>
          <w:b/>
          <w:sz w:val="25"/>
          <w:szCs w:val="25"/>
        </w:rPr>
      </w:pPr>
      <w:r w:rsidRPr="006639C6">
        <w:rPr>
          <w:b/>
          <w:bCs/>
          <w:sz w:val="25"/>
          <w:szCs w:val="25"/>
        </w:rPr>
        <w:t>Schema Description:</w:t>
      </w:r>
    </w:p>
    <w:p w14:paraId="2822632F" w14:textId="77777777" w:rsidR="008566F0" w:rsidRDefault="008566F0" w:rsidP="008566F0">
      <w:pPr>
        <w:rPr>
          <w:sz w:val="25"/>
          <w:szCs w:val="25"/>
        </w:rPr>
      </w:pPr>
      <w:r w:rsidRPr="00633308">
        <w:rPr>
          <w:sz w:val="25"/>
          <w:szCs w:val="25"/>
        </w:rPr>
        <w:t>Based off our ERD, we normalized the data and created a relational schema with 5 tables. This includes the 4 original entities from the ERD, plus an additional table ‘ARTISTGENRE’.</w:t>
      </w:r>
      <w:r>
        <w:rPr>
          <w:sz w:val="25"/>
          <w:szCs w:val="25"/>
        </w:rPr>
        <w:t xml:space="preserve"> The song table is the parent table with </w:t>
      </w:r>
      <w:proofErr w:type="spellStart"/>
      <w:r>
        <w:rPr>
          <w:sz w:val="25"/>
          <w:szCs w:val="25"/>
        </w:rPr>
        <w:t>trackID</w:t>
      </w:r>
      <w:proofErr w:type="spellEnd"/>
      <w:r>
        <w:rPr>
          <w:sz w:val="25"/>
          <w:szCs w:val="25"/>
        </w:rPr>
        <w:t xml:space="preserve"> being the primary key. The song artist and chart rank tables are the child tables to the song table. Both tables use </w:t>
      </w:r>
      <w:proofErr w:type="spellStart"/>
      <w:r>
        <w:rPr>
          <w:sz w:val="25"/>
          <w:szCs w:val="25"/>
        </w:rPr>
        <w:t>trackId</w:t>
      </w:r>
      <w:proofErr w:type="spellEnd"/>
      <w:r>
        <w:rPr>
          <w:sz w:val="25"/>
          <w:szCs w:val="25"/>
        </w:rPr>
        <w:t xml:space="preserve"> as a foreign key that references </w:t>
      </w:r>
      <w:proofErr w:type="spellStart"/>
      <w:r>
        <w:rPr>
          <w:sz w:val="25"/>
          <w:szCs w:val="25"/>
        </w:rPr>
        <w:t>trackID</w:t>
      </w:r>
      <w:proofErr w:type="spellEnd"/>
      <w:r>
        <w:rPr>
          <w:sz w:val="25"/>
          <w:szCs w:val="25"/>
        </w:rPr>
        <w:t xml:space="preserve"> in the song table. The artist table is a parent table for the </w:t>
      </w:r>
      <w:proofErr w:type="spellStart"/>
      <w:r>
        <w:rPr>
          <w:sz w:val="25"/>
          <w:szCs w:val="25"/>
        </w:rPr>
        <w:t>aritist</w:t>
      </w:r>
      <w:proofErr w:type="spellEnd"/>
      <w:r>
        <w:rPr>
          <w:sz w:val="25"/>
          <w:szCs w:val="25"/>
        </w:rPr>
        <w:t xml:space="preserve"> genre table. In artist genre the foreign key is </w:t>
      </w:r>
      <w:proofErr w:type="spellStart"/>
      <w:r>
        <w:rPr>
          <w:sz w:val="25"/>
          <w:szCs w:val="25"/>
        </w:rPr>
        <w:t>artistID</w:t>
      </w:r>
      <w:proofErr w:type="spellEnd"/>
      <w:r>
        <w:rPr>
          <w:sz w:val="25"/>
          <w:szCs w:val="25"/>
        </w:rPr>
        <w:t xml:space="preserve"> that references the artist table. </w:t>
      </w:r>
    </w:p>
    <w:p w14:paraId="177D1E67" w14:textId="77777777" w:rsidR="009A7B8D" w:rsidRDefault="009A7B8D" w:rsidP="008566F0">
      <w:pPr>
        <w:rPr>
          <w:sz w:val="25"/>
          <w:szCs w:val="25"/>
        </w:rPr>
      </w:pPr>
    </w:p>
    <w:p w14:paraId="574E42E7" w14:textId="77777777" w:rsidR="009A7B8D" w:rsidRPr="00633308" w:rsidRDefault="009A7B8D" w:rsidP="008566F0">
      <w:pPr>
        <w:rPr>
          <w:sz w:val="25"/>
          <w:szCs w:val="25"/>
        </w:rPr>
      </w:pPr>
    </w:p>
    <w:p w14:paraId="388361D2" w14:textId="746CC476" w:rsidR="00FF3E1F" w:rsidRPr="00CB45F7" w:rsidRDefault="00FF3E1F" w:rsidP="00CB45F7">
      <w:pPr>
        <w:ind w:left="1440" w:firstLine="720"/>
        <w:rPr>
          <w:b/>
          <w:sz w:val="48"/>
          <w:szCs w:val="48"/>
        </w:rPr>
      </w:pPr>
      <w:r w:rsidRPr="00CB45F7">
        <w:rPr>
          <w:b/>
          <w:sz w:val="48"/>
          <w:szCs w:val="48"/>
        </w:rPr>
        <w:lastRenderedPageBreak/>
        <w:t>Database Implementation</w:t>
      </w:r>
    </w:p>
    <w:p w14:paraId="279C95C0" w14:textId="5757A59B" w:rsidR="007D14A5" w:rsidRPr="0020132E" w:rsidRDefault="007D14A5" w:rsidP="007D14A5">
      <w:pPr>
        <w:rPr>
          <w:sz w:val="25"/>
          <w:szCs w:val="25"/>
        </w:rPr>
      </w:pPr>
      <w:r w:rsidRPr="0020132E">
        <w:rPr>
          <w:sz w:val="25"/>
          <w:szCs w:val="25"/>
        </w:rPr>
        <w:t xml:space="preserve">To implement the database in APEX, </w:t>
      </w:r>
      <w:r w:rsidR="008A549C" w:rsidRPr="0020132E">
        <w:rPr>
          <w:sz w:val="25"/>
          <w:szCs w:val="25"/>
        </w:rPr>
        <w:t>we</w:t>
      </w:r>
      <w:r w:rsidRPr="0020132E">
        <w:rPr>
          <w:sz w:val="25"/>
          <w:szCs w:val="25"/>
        </w:rPr>
        <w:t xml:space="preserve"> wrote CREATE TABLE commands for each table in the</w:t>
      </w:r>
      <w:r w:rsidR="00FB290F">
        <w:rPr>
          <w:sz w:val="25"/>
          <w:szCs w:val="25"/>
        </w:rPr>
        <w:t xml:space="preserve"> </w:t>
      </w:r>
      <w:r w:rsidRPr="0020132E">
        <w:rPr>
          <w:sz w:val="25"/>
          <w:szCs w:val="25"/>
        </w:rPr>
        <w:t>relational schema</w:t>
      </w:r>
      <w:r w:rsidR="008A549C" w:rsidRPr="0020132E">
        <w:rPr>
          <w:sz w:val="25"/>
          <w:szCs w:val="25"/>
        </w:rPr>
        <w:t>.</w:t>
      </w:r>
    </w:p>
    <w:p w14:paraId="0D47C28C" w14:textId="1330A0F5" w:rsidR="00D24681" w:rsidRPr="00FB290F" w:rsidRDefault="00FB290F" w:rsidP="00FB290F">
      <w:pPr>
        <w:pStyle w:val="ListParagraph"/>
        <w:numPr>
          <w:ilvl w:val="0"/>
          <w:numId w:val="4"/>
        </w:numPr>
        <w:rPr>
          <w:b/>
          <w:sz w:val="25"/>
          <w:szCs w:val="25"/>
        </w:rPr>
      </w:pPr>
      <w:r w:rsidRPr="00FB290F">
        <w:rPr>
          <w:b/>
          <w:bCs/>
          <w:sz w:val="25"/>
          <w:szCs w:val="25"/>
        </w:rPr>
        <w:t>Creating drop table commands</w:t>
      </w:r>
    </w:p>
    <w:p w14:paraId="37A0B4DE" w14:textId="77777777" w:rsidR="00FD5CA3" w:rsidRPr="00FD5CA3" w:rsidRDefault="00FD5CA3" w:rsidP="00FD5CA3">
      <w:r w:rsidRPr="00FD5CA3">
        <w:t xml:space="preserve">DROP TABLE </w:t>
      </w:r>
      <w:proofErr w:type="gramStart"/>
      <w:r w:rsidRPr="00FD5CA3">
        <w:t>SONGARTIST;</w:t>
      </w:r>
      <w:proofErr w:type="gramEnd"/>
    </w:p>
    <w:p w14:paraId="2B476BB6" w14:textId="77777777" w:rsidR="00FD5CA3" w:rsidRPr="00FD5CA3" w:rsidRDefault="00FD5CA3" w:rsidP="00FD5CA3">
      <w:r w:rsidRPr="00FD5CA3">
        <w:t xml:space="preserve">DROP TABLE </w:t>
      </w:r>
      <w:proofErr w:type="gramStart"/>
      <w:r w:rsidRPr="00FD5CA3">
        <w:t>CHARTRANK;</w:t>
      </w:r>
      <w:proofErr w:type="gramEnd"/>
    </w:p>
    <w:p w14:paraId="6DFBEE65" w14:textId="77777777" w:rsidR="00FD5CA3" w:rsidRPr="00FD5CA3" w:rsidRDefault="00FD5CA3" w:rsidP="00FD5CA3">
      <w:r w:rsidRPr="00FD5CA3">
        <w:t xml:space="preserve">DROP TABLE </w:t>
      </w:r>
      <w:proofErr w:type="gramStart"/>
      <w:r w:rsidRPr="00FD5CA3">
        <w:t>SONG;</w:t>
      </w:r>
      <w:proofErr w:type="gramEnd"/>
    </w:p>
    <w:p w14:paraId="74F58B41" w14:textId="77777777" w:rsidR="00FD5CA3" w:rsidRPr="00FD5CA3" w:rsidRDefault="00FD5CA3" w:rsidP="00FD5CA3">
      <w:r w:rsidRPr="00FD5CA3">
        <w:t xml:space="preserve">DROP TABLE </w:t>
      </w:r>
      <w:proofErr w:type="gramStart"/>
      <w:r w:rsidRPr="00FD5CA3">
        <w:t>ARTISTGENRE;</w:t>
      </w:r>
      <w:proofErr w:type="gramEnd"/>
    </w:p>
    <w:p w14:paraId="0AEC327B" w14:textId="77777777" w:rsidR="00FD5CA3" w:rsidRPr="00FD5CA3" w:rsidRDefault="00FD5CA3" w:rsidP="00FD5CA3">
      <w:r w:rsidRPr="00FD5CA3">
        <w:t xml:space="preserve">DROP TABLE </w:t>
      </w:r>
      <w:proofErr w:type="gramStart"/>
      <w:r w:rsidRPr="00FD5CA3">
        <w:t>ARTIST;</w:t>
      </w:r>
      <w:proofErr w:type="gramEnd"/>
    </w:p>
    <w:p w14:paraId="22594186" w14:textId="77777777" w:rsidR="00D37B82" w:rsidRPr="00D37B82" w:rsidRDefault="00D37B82" w:rsidP="00D37B82"/>
    <w:p w14:paraId="553364EE" w14:textId="77777777" w:rsidR="00D37B82" w:rsidRPr="00D37B82" w:rsidRDefault="00D37B82" w:rsidP="00D37B82"/>
    <w:p w14:paraId="2FB3E198" w14:textId="3CAF46A3" w:rsidR="00FD5CA3" w:rsidRPr="00FB290F" w:rsidRDefault="00FD5CA3" w:rsidP="001E6CEE">
      <w:pPr>
        <w:pStyle w:val="ListParagraph"/>
        <w:numPr>
          <w:ilvl w:val="0"/>
          <w:numId w:val="4"/>
        </w:numPr>
        <w:rPr>
          <w:b/>
          <w:sz w:val="25"/>
          <w:szCs w:val="25"/>
        </w:rPr>
      </w:pPr>
      <w:r w:rsidRPr="00FB290F">
        <w:rPr>
          <w:b/>
          <w:sz w:val="25"/>
          <w:szCs w:val="25"/>
        </w:rPr>
        <w:t>Creating the 'ARTIST' table</w:t>
      </w:r>
    </w:p>
    <w:p w14:paraId="22E2439C" w14:textId="77777777" w:rsidR="00FD5CA3" w:rsidRPr="00FD5CA3" w:rsidRDefault="00FD5CA3" w:rsidP="00FD5CA3">
      <w:r w:rsidRPr="00FD5CA3">
        <w:t>CREATE TABLE ARTIST (</w:t>
      </w:r>
    </w:p>
    <w:p w14:paraId="5D4884C6" w14:textId="77777777" w:rsidR="00FD5CA3" w:rsidRPr="00FD5CA3" w:rsidRDefault="00FD5CA3" w:rsidP="00FD5CA3">
      <w:r w:rsidRPr="00FD5CA3">
        <w:t xml:space="preserve">    </w:t>
      </w:r>
      <w:proofErr w:type="spellStart"/>
      <w:r w:rsidRPr="00FD5CA3">
        <w:t>ArtistID</w:t>
      </w:r>
      <w:proofErr w:type="spellEnd"/>
      <w:r w:rsidRPr="00FD5CA3">
        <w:t xml:space="preserve"> </w:t>
      </w:r>
      <w:proofErr w:type="gramStart"/>
      <w:r w:rsidRPr="00FD5CA3">
        <w:t>VARCHAR(</w:t>
      </w:r>
      <w:proofErr w:type="gramEnd"/>
      <w:r w:rsidRPr="00FD5CA3">
        <w:t>255) NOT NULL,</w:t>
      </w:r>
    </w:p>
    <w:p w14:paraId="421A763F" w14:textId="77777777" w:rsidR="00FD5CA3" w:rsidRPr="00FD5CA3" w:rsidRDefault="00FD5CA3" w:rsidP="00FD5CA3">
      <w:r w:rsidRPr="00FD5CA3">
        <w:t xml:space="preserve">    </w:t>
      </w:r>
      <w:proofErr w:type="spellStart"/>
      <w:r w:rsidRPr="00FD5CA3">
        <w:t>ArtistName</w:t>
      </w:r>
      <w:proofErr w:type="spellEnd"/>
      <w:r w:rsidRPr="00FD5CA3">
        <w:t xml:space="preserve"> </w:t>
      </w:r>
      <w:proofErr w:type="gramStart"/>
      <w:r w:rsidRPr="00FD5CA3">
        <w:t>VARCHAR(</w:t>
      </w:r>
      <w:proofErr w:type="gramEnd"/>
      <w:r w:rsidRPr="00FD5CA3">
        <w:t>255) NOT NULL,</w:t>
      </w:r>
    </w:p>
    <w:p w14:paraId="0C373252" w14:textId="77777777" w:rsidR="00FD5CA3" w:rsidRPr="00FD5CA3" w:rsidRDefault="00FD5CA3" w:rsidP="00FD5CA3">
      <w:r w:rsidRPr="00FD5CA3">
        <w:t xml:space="preserve">    CONSTRAINT ARTIST_PK PRIMARY KEY (</w:t>
      </w:r>
      <w:proofErr w:type="spellStart"/>
      <w:r w:rsidRPr="00FD5CA3">
        <w:t>ArtistID</w:t>
      </w:r>
      <w:proofErr w:type="spellEnd"/>
      <w:r w:rsidRPr="00FD5CA3">
        <w:t>)</w:t>
      </w:r>
    </w:p>
    <w:p w14:paraId="3C9228B0" w14:textId="77777777" w:rsidR="00FD5CA3" w:rsidRPr="00FD5CA3" w:rsidRDefault="00FD5CA3" w:rsidP="00FD5CA3">
      <w:r w:rsidRPr="00FD5CA3">
        <w:t>);</w:t>
      </w:r>
    </w:p>
    <w:p w14:paraId="4E2FCAEB" w14:textId="77777777" w:rsidR="00D37B82" w:rsidRPr="00D37B82" w:rsidRDefault="00D37B82" w:rsidP="00D37B82"/>
    <w:p w14:paraId="1A887131" w14:textId="77777777" w:rsidR="00D37B82" w:rsidRPr="00D37B82" w:rsidRDefault="00D37B82" w:rsidP="00D37B82"/>
    <w:p w14:paraId="7F6B13C7" w14:textId="63DFB04E" w:rsidR="00FD5CA3" w:rsidRPr="00FB290F" w:rsidRDefault="00FD5CA3" w:rsidP="00DE7699">
      <w:pPr>
        <w:pStyle w:val="ListParagraph"/>
        <w:numPr>
          <w:ilvl w:val="0"/>
          <w:numId w:val="4"/>
        </w:numPr>
        <w:rPr>
          <w:b/>
          <w:sz w:val="25"/>
          <w:szCs w:val="25"/>
        </w:rPr>
      </w:pPr>
      <w:r w:rsidRPr="00FB290F">
        <w:rPr>
          <w:b/>
          <w:sz w:val="25"/>
          <w:szCs w:val="25"/>
        </w:rPr>
        <w:t>Creating the 'SONG' table</w:t>
      </w:r>
    </w:p>
    <w:p w14:paraId="49E2B539" w14:textId="77777777" w:rsidR="00FD5CA3" w:rsidRPr="00FD5CA3" w:rsidRDefault="00FD5CA3" w:rsidP="00FD5CA3">
      <w:r w:rsidRPr="00FD5CA3">
        <w:t>CREATE TABLE SONG (</w:t>
      </w:r>
    </w:p>
    <w:p w14:paraId="194F3655" w14:textId="77777777" w:rsidR="00FD5CA3" w:rsidRPr="00FD5CA3" w:rsidRDefault="00FD5CA3" w:rsidP="00FD5CA3">
      <w:r w:rsidRPr="00FD5CA3">
        <w:t xml:space="preserve">    </w:t>
      </w:r>
      <w:proofErr w:type="spellStart"/>
      <w:r w:rsidRPr="00FD5CA3">
        <w:t>TrackID</w:t>
      </w:r>
      <w:proofErr w:type="spellEnd"/>
      <w:r w:rsidRPr="00FD5CA3">
        <w:t xml:space="preserve"> </w:t>
      </w:r>
      <w:proofErr w:type="gramStart"/>
      <w:r w:rsidRPr="00FD5CA3">
        <w:t>VARCHAR(</w:t>
      </w:r>
      <w:proofErr w:type="gramEnd"/>
      <w:r w:rsidRPr="00FD5CA3">
        <w:t>255) NOT NULL,</w:t>
      </w:r>
    </w:p>
    <w:p w14:paraId="0EE42091" w14:textId="77777777" w:rsidR="00FD5CA3" w:rsidRPr="00FD5CA3" w:rsidRDefault="00FD5CA3" w:rsidP="00FD5CA3">
      <w:r w:rsidRPr="00FD5CA3">
        <w:t xml:space="preserve">    </w:t>
      </w:r>
      <w:proofErr w:type="spellStart"/>
      <w:r w:rsidRPr="00FD5CA3">
        <w:t>TrackName</w:t>
      </w:r>
      <w:proofErr w:type="spellEnd"/>
      <w:r w:rsidRPr="00FD5CA3">
        <w:t xml:space="preserve"> </w:t>
      </w:r>
      <w:proofErr w:type="gramStart"/>
      <w:r w:rsidRPr="00FD5CA3">
        <w:t>VARCHAR(</w:t>
      </w:r>
      <w:proofErr w:type="gramEnd"/>
      <w:r w:rsidRPr="00FD5CA3">
        <w:t>255) NOT NULL,</w:t>
      </w:r>
    </w:p>
    <w:p w14:paraId="60C20B4D" w14:textId="77777777" w:rsidR="00FD5CA3" w:rsidRPr="00FD5CA3" w:rsidRDefault="00FD5CA3" w:rsidP="00FD5CA3">
      <w:r w:rsidRPr="00FD5CA3">
        <w:t xml:space="preserve">    Collab </w:t>
      </w:r>
      <w:proofErr w:type="gramStart"/>
      <w:r w:rsidRPr="00FD5CA3">
        <w:t>VARCHAR(</w:t>
      </w:r>
      <w:proofErr w:type="gramEnd"/>
      <w:r w:rsidRPr="00FD5CA3">
        <w:t>5), -- Optional, can be NULL</w:t>
      </w:r>
    </w:p>
    <w:p w14:paraId="0F3884C2" w14:textId="77777777" w:rsidR="00FD5CA3" w:rsidRPr="00FD5CA3" w:rsidRDefault="00FD5CA3" w:rsidP="00FD5CA3">
      <w:r w:rsidRPr="00FD5CA3">
        <w:t xml:space="preserve">    </w:t>
      </w:r>
      <w:proofErr w:type="spellStart"/>
      <w:r w:rsidRPr="00FD5CA3">
        <w:t>ReleaseDate</w:t>
      </w:r>
      <w:proofErr w:type="spellEnd"/>
      <w:r w:rsidRPr="00FD5CA3">
        <w:t xml:space="preserve"> DATE NOT NULL,</w:t>
      </w:r>
    </w:p>
    <w:p w14:paraId="0649BCA7" w14:textId="77777777" w:rsidR="00FD5CA3" w:rsidRPr="00FD5CA3" w:rsidRDefault="00FD5CA3" w:rsidP="00FD5CA3">
      <w:r w:rsidRPr="00FD5CA3">
        <w:t xml:space="preserve">    Danceability </w:t>
      </w:r>
      <w:proofErr w:type="gramStart"/>
      <w:r w:rsidRPr="00FD5CA3">
        <w:t>VARCHAR(</w:t>
      </w:r>
      <w:proofErr w:type="gramEnd"/>
      <w:r w:rsidRPr="00FD5CA3">
        <w:t>255) NOT NULL,</w:t>
      </w:r>
    </w:p>
    <w:p w14:paraId="55D712A8" w14:textId="77777777" w:rsidR="00FD5CA3" w:rsidRPr="00FD5CA3" w:rsidRDefault="00FD5CA3" w:rsidP="00FD5CA3">
      <w:r w:rsidRPr="00FD5CA3">
        <w:t xml:space="preserve">    Energy </w:t>
      </w:r>
      <w:proofErr w:type="gramStart"/>
      <w:r w:rsidRPr="00FD5CA3">
        <w:t>VARCHAR(</w:t>
      </w:r>
      <w:proofErr w:type="gramEnd"/>
      <w:r w:rsidRPr="00FD5CA3">
        <w:t>255) NOT NULL,</w:t>
      </w:r>
    </w:p>
    <w:p w14:paraId="36F39584" w14:textId="77777777" w:rsidR="00FD5CA3" w:rsidRPr="00FD5CA3" w:rsidRDefault="00FD5CA3" w:rsidP="00FD5CA3">
      <w:r w:rsidRPr="00FD5CA3">
        <w:t xml:space="preserve">    </w:t>
      </w:r>
      <w:proofErr w:type="spellStart"/>
      <w:r w:rsidRPr="00FD5CA3">
        <w:t>TrackKey</w:t>
      </w:r>
      <w:proofErr w:type="spellEnd"/>
      <w:r w:rsidRPr="00FD5CA3">
        <w:t xml:space="preserve"> </w:t>
      </w:r>
      <w:proofErr w:type="gramStart"/>
      <w:r w:rsidRPr="00FD5CA3">
        <w:t>VARCHAR(</w:t>
      </w:r>
      <w:proofErr w:type="gramEnd"/>
      <w:r w:rsidRPr="00FD5CA3">
        <w:t>255) NOT NULL,</w:t>
      </w:r>
    </w:p>
    <w:p w14:paraId="39BBC4AB" w14:textId="77777777" w:rsidR="00FD5CA3" w:rsidRPr="00FD5CA3" w:rsidRDefault="00FD5CA3" w:rsidP="00FD5CA3">
      <w:r w:rsidRPr="00FD5CA3">
        <w:lastRenderedPageBreak/>
        <w:t xml:space="preserve">    </w:t>
      </w:r>
      <w:proofErr w:type="spellStart"/>
      <w:r w:rsidRPr="00FD5CA3">
        <w:t>TrackMode</w:t>
      </w:r>
      <w:proofErr w:type="spellEnd"/>
      <w:r w:rsidRPr="00FD5CA3">
        <w:t xml:space="preserve"> </w:t>
      </w:r>
      <w:proofErr w:type="gramStart"/>
      <w:r w:rsidRPr="00FD5CA3">
        <w:t>VARCHAR(</w:t>
      </w:r>
      <w:proofErr w:type="gramEnd"/>
      <w:r w:rsidRPr="00FD5CA3">
        <w:t>255) NOT NULL,</w:t>
      </w:r>
    </w:p>
    <w:p w14:paraId="7374942F" w14:textId="77777777" w:rsidR="00FD5CA3" w:rsidRPr="00FD5CA3" w:rsidRDefault="00FD5CA3" w:rsidP="00FD5CA3">
      <w:r w:rsidRPr="00FD5CA3">
        <w:t xml:space="preserve">    Loudness </w:t>
      </w:r>
      <w:proofErr w:type="gramStart"/>
      <w:r w:rsidRPr="00FD5CA3">
        <w:t>VARCHAR(</w:t>
      </w:r>
      <w:proofErr w:type="gramEnd"/>
      <w:r w:rsidRPr="00FD5CA3">
        <w:t>255) NOT NULL,</w:t>
      </w:r>
    </w:p>
    <w:p w14:paraId="5A65B487" w14:textId="77777777" w:rsidR="00FD5CA3" w:rsidRPr="00FD5CA3" w:rsidRDefault="00FD5CA3" w:rsidP="00FD5CA3">
      <w:r w:rsidRPr="00FD5CA3">
        <w:t xml:space="preserve">    </w:t>
      </w:r>
      <w:proofErr w:type="spellStart"/>
      <w:r w:rsidRPr="00FD5CA3">
        <w:t>Speechiness</w:t>
      </w:r>
      <w:proofErr w:type="spellEnd"/>
      <w:r w:rsidRPr="00FD5CA3">
        <w:t xml:space="preserve"> </w:t>
      </w:r>
      <w:proofErr w:type="gramStart"/>
      <w:r w:rsidRPr="00FD5CA3">
        <w:t>VARCHAR(</w:t>
      </w:r>
      <w:proofErr w:type="gramEnd"/>
      <w:r w:rsidRPr="00FD5CA3">
        <w:t>255) NOT NULL,</w:t>
      </w:r>
    </w:p>
    <w:p w14:paraId="0ACB76CA" w14:textId="77777777" w:rsidR="00FD5CA3" w:rsidRPr="00FD5CA3" w:rsidRDefault="00FD5CA3" w:rsidP="00FD5CA3">
      <w:r w:rsidRPr="00FD5CA3">
        <w:t xml:space="preserve">    </w:t>
      </w:r>
      <w:proofErr w:type="spellStart"/>
      <w:r w:rsidRPr="00FD5CA3">
        <w:t>Acousticness</w:t>
      </w:r>
      <w:proofErr w:type="spellEnd"/>
      <w:r w:rsidRPr="00FD5CA3">
        <w:t xml:space="preserve"> </w:t>
      </w:r>
      <w:proofErr w:type="gramStart"/>
      <w:r w:rsidRPr="00FD5CA3">
        <w:t>VARCHAR(</w:t>
      </w:r>
      <w:proofErr w:type="gramEnd"/>
      <w:r w:rsidRPr="00FD5CA3">
        <w:t>255) NOT NULL,</w:t>
      </w:r>
    </w:p>
    <w:p w14:paraId="3A98CB65" w14:textId="77777777" w:rsidR="00FD5CA3" w:rsidRPr="00FD5CA3" w:rsidRDefault="00FD5CA3" w:rsidP="00FD5CA3">
      <w:r w:rsidRPr="00FD5CA3">
        <w:t xml:space="preserve">    </w:t>
      </w:r>
      <w:proofErr w:type="spellStart"/>
      <w:r w:rsidRPr="00FD5CA3">
        <w:t>Instrumentalness</w:t>
      </w:r>
      <w:proofErr w:type="spellEnd"/>
      <w:r w:rsidRPr="00FD5CA3">
        <w:t xml:space="preserve"> </w:t>
      </w:r>
      <w:proofErr w:type="gramStart"/>
      <w:r w:rsidRPr="00FD5CA3">
        <w:t>VARCHAR(</w:t>
      </w:r>
      <w:proofErr w:type="gramEnd"/>
      <w:r w:rsidRPr="00FD5CA3">
        <w:t>255) NOT NULL,</w:t>
      </w:r>
    </w:p>
    <w:p w14:paraId="12BFBB62" w14:textId="77777777" w:rsidR="00FD5CA3" w:rsidRPr="00FD5CA3" w:rsidRDefault="00FD5CA3" w:rsidP="00FD5CA3">
      <w:r w:rsidRPr="00FD5CA3">
        <w:t xml:space="preserve">    Liveness </w:t>
      </w:r>
      <w:proofErr w:type="gramStart"/>
      <w:r w:rsidRPr="00FD5CA3">
        <w:t>VARCHAR(</w:t>
      </w:r>
      <w:proofErr w:type="gramEnd"/>
      <w:r w:rsidRPr="00FD5CA3">
        <w:t>255) NOT NULL,</w:t>
      </w:r>
    </w:p>
    <w:p w14:paraId="60846256" w14:textId="77777777" w:rsidR="00FD5CA3" w:rsidRPr="00D24681" w:rsidRDefault="00FD5CA3" w:rsidP="00FD5CA3">
      <w:r w:rsidRPr="00FD5CA3">
        <w:t xml:space="preserve">    </w:t>
      </w:r>
      <w:r w:rsidRPr="00D24681">
        <w:t xml:space="preserve">Valence </w:t>
      </w:r>
      <w:proofErr w:type="gramStart"/>
      <w:r w:rsidRPr="00D24681">
        <w:t>VARCHAR(</w:t>
      </w:r>
      <w:proofErr w:type="gramEnd"/>
      <w:r w:rsidRPr="00D24681">
        <w:t>255) NOT NULL,</w:t>
      </w:r>
    </w:p>
    <w:p w14:paraId="51BD5EDF" w14:textId="77777777" w:rsidR="00FD5CA3" w:rsidRPr="00FD5CA3" w:rsidRDefault="00FD5CA3" w:rsidP="00FD5CA3">
      <w:r w:rsidRPr="00D24681">
        <w:t xml:space="preserve">    </w:t>
      </w:r>
      <w:r w:rsidRPr="00FD5CA3">
        <w:t xml:space="preserve">Tempo </w:t>
      </w:r>
      <w:proofErr w:type="gramStart"/>
      <w:r w:rsidRPr="00FD5CA3">
        <w:t>VARCHAR(</w:t>
      </w:r>
      <w:proofErr w:type="gramEnd"/>
      <w:r w:rsidRPr="00FD5CA3">
        <w:t>255) NOT NULL,</w:t>
      </w:r>
    </w:p>
    <w:p w14:paraId="68ED84D9" w14:textId="77777777" w:rsidR="00FD5CA3" w:rsidRPr="00FD5CA3" w:rsidRDefault="00FD5CA3" w:rsidP="00FD5CA3">
      <w:r w:rsidRPr="00FD5CA3">
        <w:t xml:space="preserve">    </w:t>
      </w:r>
      <w:proofErr w:type="spellStart"/>
      <w:r w:rsidRPr="00FD5CA3">
        <w:t>TrackDuration</w:t>
      </w:r>
      <w:proofErr w:type="spellEnd"/>
      <w:r w:rsidRPr="00FD5CA3">
        <w:t xml:space="preserve"> </w:t>
      </w:r>
      <w:proofErr w:type="gramStart"/>
      <w:r w:rsidRPr="00FD5CA3">
        <w:t>VARCHAR(</w:t>
      </w:r>
      <w:proofErr w:type="gramEnd"/>
      <w:r w:rsidRPr="00FD5CA3">
        <w:t>255) NOT NULL,</w:t>
      </w:r>
    </w:p>
    <w:p w14:paraId="7B0E71FD" w14:textId="77777777" w:rsidR="00FD5CA3" w:rsidRPr="00FD5CA3" w:rsidRDefault="00FD5CA3" w:rsidP="00FD5CA3">
      <w:r w:rsidRPr="00FD5CA3">
        <w:t xml:space="preserve">    </w:t>
      </w:r>
      <w:proofErr w:type="spellStart"/>
      <w:r w:rsidRPr="00FD5CA3">
        <w:t>AlbumNumTracks</w:t>
      </w:r>
      <w:proofErr w:type="spellEnd"/>
      <w:r w:rsidRPr="00FD5CA3">
        <w:t xml:space="preserve"> </w:t>
      </w:r>
      <w:proofErr w:type="gramStart"/>
      <w:r w:rsidRPr="00FD5CA3">
        <w:t>VARCHAR(</w:t>
      </w:r>
      <w:proofErr w:type="gramEnd"/>
      <w:r w:rsidRPr="00FD5CA3">
        <w:t>255) NOT NULL,</w:t>
      </w:r>
    </w:p>
    <w:p w14:paraId="7437EC18" w14:textId="77777777" w:rsidR="00FD5CA3" w:rsidRPr="00FD5CA3" w:rsidRDefault="00FD5CA3" w:rsidP="00FD5CA3">
      <w:r w:rsidRPr="00FD5CA3">
        <w:t xml:space="preserve">    </w:t>
      </w:r>
      <w:proofErr w:type="spellStart"/>
      <w:r w:rsidRPr="00FD5CA3">
        <w:t>MainLabel</w:t>
      </w:r>
      <w:proofErr w:type="spellEnd"/>
      <w:r w:rsidRPr="00FD5CA3">
        <w:t xml:space="preserve"> </w:t>
      </w:r>
      <w:proofErr w:type="gramStart"/>
      <w:r w:rsidRPr="00FD5CA3">
        <w:t>VARCHAR(</w:t>
      </w:r>
      <w:proofErr w:type="gramEnd"/>
      <w:r w:rsidRPr="00FD5CA3">
        <w:t>255) NOT NULL,</w:t>
      </w:r>
    </w:p>
    <w:p w14:paraId="20695838" w14:textId="77777777" w:rsidR="00FD5CA3" w:rsidRPr="00FD5CA3" w:rsidRDefault="00FD5CA3" w:rsidP="00FD5CA3">
      <w:r w:rsidRPr="00FD5CA3">
        <w:t xml:space="preserve">    CONSTRAINT SONG_PK PRIMARY KEY (</w:t>
      </w:r>
      <w:proofErr w:type="spellStart"/>
      <w:r w:rsidRPr="00FD5CA3">
        <w:t>TrackID</w:t>
      </w:r>
      <w:proofErr w:type="spellEnd"/>
      <w:r w:rsidRPr="00FD5CA3">
        <w:t>)</w:t>
      </w:r>
    </w:p>
    <w:p w14:paraId="046A2DCB" w14:textId="77777777" w:rsidR="00FD5CA3" w:rsidRPr="00FD5CA3" w:rsidRDefault="00FD5CA3" w:rsidP="00FD5CA3">
      <w:r w:rsidRPr="00FD5CA3">
        <w:t>);</w:t>
      </w:r>
    </w:p>
    <w:p w14:paraId="786B893A" w14:textId="77777777" w:rsidR="00D37B82" w:rsidRPr="00D37B82" w:rsidRDefault="00D37B82" w:rsidP="00D37B82"/>
    <w:p w14:paraId="507C7705" w14:textId="5826F031" w:rsidR="00D37B82" w:rsidRPr="00FB290F" w:rsidRDefault="00D37B82" w:rsidP="008E3F0E">
      <w:pPr>
        <w:pStyle w:val="ListParagraph"/>
        <w:numPr>
          <w:ilvl w:val="0"/>
          <w:numId w:val="4"/>
        </w:numPr>
        <w:rPr>
          <w:b/>
          <w:sz w:val="25"/>
          <w:szCs w:val="25"/>
        </w:rPr>
      </w:pPr>
      <w:r w:rsidRPr="00FB290F">
        <w:rPr>
          <w:b/>
          <w:sz w:val="25"/>
          <w:szCs w:val="25"/>
        </w:rPr>
        <w:t>Creating the 'ARTISTGENRE' table</w:t>
      </w:r>
    </w:p>
    <w:p w14:paraId="51EEEBE2" w14:textId="77777777" w:rsidR="00D37B82" w:rsidRPr="00D37B82" w:rsidRDefault="00D37B82" w:rsidP="00D37B82">
      <w:r w:rsidRPr="00D37B82">
        <w:t>CREATE TABLE ARTISTGENRE (</w:t>
      </w:r>
    </w:p>
    <w:p w14:paraId="55DC1A9C" w14:textId="77777777" w:rsidR="00D37B82" w:rsidRPr="00D37B82" w:rsidRDefault="00D37B82" w:rsidP="00D37B82">
      <w:r w:rsidRPr="00D37B82">
        <w:t xml:space="preserve">    </w:t>
      </w:r>
      <w:proofErr w:type="spellStart"/>
      <w:r w:rsidRPr="00D37B82">
        <w:t>ArtistID</w:t>
      </w:r>
      <w:proofErr w:type="spellEnd"/>
      <w:r w:rsidRPr="00D37B82">
        <w:t xml:space="preserve"> </w:t>
      </w:r>
      <w:proofErr w:type="gramStart"/>
      <w:r w:rsidRPr="00D37B82">
        <w:t>VARCHAR(</w:t>
      </w:r>
      <w:proofErr w:type="gramEnd"/>
      <w:r w:rsidRPr="00D37B82">
        <w:t>255) NOT NULL,</w:t>
      </w:r>
    </w:p>
    <w:p w14:paraId="77F5C6E2" w14:textId="77777777" w:rsidR="00D37B82" w:rsidRPr="00D37B82" w:rsidRDefault="00D37B82" w:rsidP="00D37B82">
      <w:r w:rsidRPr="00D37B82">
        <w:t xml:space="preserve">    </w:t>
      </w:r>
      <w:proofErr w:type="spellStart"/>
      <w:r w:rsidRPr="00D37B82">
        <w:t>ArtistGenre</w:t>
      </w:r>
      <w:proofErr w:type="spellEnd"/>
      <w:r w:rsidRPr="00D37B82">
        <w:t xml:space="preserve"> </w:t>
      </w:r>
      <w:proofErr w:type="gramStart"/>
      <w:r w:rsidRPr="00D37B82">
        <w:t>VARCHAR(</w:t>
      </w:r>
      <w:proofErr w:type="gramEnd"/>
      <w:r w:rsidRPr="00D37B82">
        <w:t>255) NOT NULL,</w:t>
      </w:r>
    </w:p>
    <w:p w14:paraId="2ADBC1BE" w14:textId="77777777" w:rsidR="00D37B82" w:rsidRPr="00D37B82" w:rsidRDefault="00D37B82" w:rsidP="00D37B82">
      <w:r w:rsidRPr="00D37B82">
        <w:t xml:space="preserve">    CONSTRAINT ARTISTGENRE_PK PRIMARY KEY (</w:t>
      </w:r>
      <w:proofErr w:type="spellStart"/>
      <w:r w:rsidRPr="00D37B82">
        <w:t>ArtistID</w:t>
      </w:r>
      <w:proofErr w:type="spellEnd"/>
      <w:r w:rsidRPr="00D37B82">
        <w:t xml:space="preserve">, </w:t>
      </w:r>
      <w:proofErr w:type="spellStart"/>
      <w:r w:rsidRPr="00D37B82">
        <w:t>ArtistGenre</w:t>
      </w:r>
      <w:proofErr w:type="spellEnd"/>
      <w:r w:rsidRPr="00D37B82">
        <w:t>),</w:t>
      </w:r>
    </w:p>
    <w:p w14:paraId="4BA45064" w14:textId="77777777" w:rsidR="00D37B82" w:rsidRPr="00D37B82" w:rsidRDefault="00D37B82" w:rsidP="00D37B82">
      <w:r w:rsidRPr="00D37B82">
        <w:t xml:space="preserve">    FOREIGN KEY (</w:t>
      </w:r>
      <w:proofErr w:type="spellStart"/>
      <w:r w:rsidRPr="00D37B82">
        <w:t>ArtistID</w:t>
      </w:r>
      <w:proofErr w:type="spellEnd"/>
      <w:r w:rsidRPr="00D37B82">
        <w:t>) REFERENCES ARTIST(</w:t>
      </w:r>
      <w:proofErr w:type="spellStart"/>
      <w:r w:rsidRPr="00D37B82">
        <w:t>ArtistID</w:t>
      </w:r>
      <w:proofErr w:type="spellEnd"/>
      <w:r w:rsidRPr="00D37B82">
        <w:t>)</w:t>
      </w:r>
    </w:p>
    <w:p w14:paraId="79ACF945" w14:textId="77777777" w:rsidR="00D37B82" w:rsidRPr="00D37B82" w:rsidRDefault="00D37B82" w:rsidP="00D37B82">
      <w:r w:rsidRPr="00D37B82">
        <w:t>);</w:t>
      </w:r>
    </w:p>
    <w:p w14:paraId="7BE3D050" w14:textId="77777777" w:rsidR="00D37B82" w:rsidRPr="00D37B82" w:rsidRDefault="00D37B82" w:rsidP="00D37B82"/>
    <w:p w14:paraId="6DBB7DD4" w14:textId="77777777" w:rsidR="00D37B82" w:rsidRPr="00D37B82" w:rsidRDefault="00D37B82" w:rsidP="00D37B82">
      <w:pPr>
        <w:rPr>
          <w:b/>
          <w:bCs/>
        </w:rPr>
      </w:pPr>
    </w:p>
    <w:p w14:paraId="4CD71617" w14:textId="53F54A5B" w:rsidR="00D37B82" w:rsidRPr="00FB290F" w:rsidRDefault="00D37B82" w:rsidP="008E3F0E">
      <w:pPr>
        <w:pStyle w:val="ListParagraph"/>
        <w:numPr>
          <w:ilvl w:val="0"/>
          <w:numId w:val="4"/>
        </w:numPr>
        <w:rPr>
          <w:b/>
          <w:sz w:val="25"/>
          <w:szCs w:val="25"/>
        </w:rPr>
      </w:pPr>
      <w:r w:rsidRPr="00FB290F">
        <w:rPr>
          <w:b/>
          <w:sz w:val="25"/>
          <w:szCs w:val="25"/>
        </w:rPr>
        <w:t>Creating the 'SONG ARTIST' associative table</w:t>
      </w:r>
    </w:p>
    <w:p w14:paraId="727755BB" w14:textId="77777777" w:rsidR="00D37B82" w:rsidRPr="00D37B82" w:rsidRDefault="00D37B82" w:rsidP="00D37B82">
      <w:r w:rsidRPr="00D37B82">
        <w:t>CREATE TABLE SONGARTIST (</w:t>
      </w:r>
    </w:p>
    <w:p w14:paraId="6720DDEB" w14:textId="77777777" w:rsidR="00D37B82" w:rsidRPr="00D37B82" w:rsidRDefault="00D37B82" w:rsidP="00D37B82">
      <w:r w:rsidRPr="00D37B82">
        <w:t xml:space="preserve">    </w:t>
      </w:r>
      <w:proofErr w:type="spellStart"/>
      <w:r w:rsidRPr="00D37B82">
        <w:t>TrackID</w:t>
      </w:r>
      <w:proofErr w:type="spellEnd"/>
      <w:r w:rsidRPr="00D37B82">
        <w:t xml:space="preserve"> </w:t>
      </w:r>
      <w:proofErr w:type="gramStart"/>
      <w:r w:rsidRPr="00D37B82">
        <w:t>VARCHAR(</w:t>
      </w:r>
      <w:proofErr w:type="gramEnd"/>
      <w:r w:rsidRPr="00D37B82">
        <w:t>255) NOT NULL,</w:t>
      </w:r>
    </w:p>
    <w:p w14:paraId="72EE6B4A" w14:textId="77777777" w:rsidR="00D37B82" w:rsidRPr="00D37B82" w:rsidRDefault="00D37B82" w:rsidP="00D37B82">
      <w:r w:rsidRPr="00D37B82">
        <w:t xml:space="preserve">    </w:t>
      </w:r>
      <w:proofErr w:type="spellStart"/>
      <w:r w:rsidRPr="00D37B82">
        <w:t>ArtistID</w:t>
      </w:r>
      <w:proofErr w:type="spellEnd"/>
      <w:r w:rsidRPr="00D37B82">
        <w:t xml:space="preserve"> </w:t>
      </w:r>
      <w:proofErr w:type="gramStart"/>
      <w:r w:rsidRPr="00D37B82">
        <w:t>VARCHAR(</w:t>
      </w:r>
      <w:proofErr w:type="gramEnd"/>
      <w:r w:rsidRPr="00D37B82">
        <w:t>255) NOT NULL,</w:t>
      </w:r>
    </w:p>
    <w:p w14:paraId="3F96FDCE" w14:textId="77777777" w:rsidR="00D37B82" w:rsidRPr="00D37B82" w:rsidRDefault="00D37B82" w:rsidP="00D37B82">
      <w:r w:rsidRPr="00D37B82">
        <w:t xml:space="preserve">    CONSTRAINT SONGARTIST_PK PRIMARY KEY (</w:t>
      </w:r>
      <w:proofErr w:type="spellStart"/>
      <w:r w:rsidRPr="00D37B82">
        <w:t>TrackID</w:t>
      </w:r>
      <w:proofErr w:type="spellEnd"/>
      <w:r w:rsidRPr="00D37B82">
        <w:t xml:space="preserve">, </w:t>
      </w:r>
      <w:proofErr w:type="spellStart"/>
      <w:r w:rsidRPr="00D37B82">
        <w:t>ArtistID</w:t>
      </w:r>
      <w:proofErr w:type="spellEnd"/>
      <w:r w:rsidRPr="00D37B82">
        <w:t>),</w:t>
      </w:r>
    </w:p>
    <w:p w14:paraId="1E938E7F" w14:textId="77777777" w:rsidR="00D37B82" w:rsidRPr="00D37B82" w:rsidRDefault="00D37B82" w:rsidP="00D37B82">
      <w:r w:rsidRPr="00D37B82">
        <w:t xml:space="preserve">    FOREIGN KEY (</w:t>
      </w:r>
      <w:proofErr w:type="spellStart"/>
      <w:r w:rsidRPr="00D37B82">
        <w:t>TrackID</w:t>
      </w:r>
      <w:proofErr w:type="spellEnd"/>
      <w:r w:rsidRPr="00D37B82">
        <w:t>) REFERENCES SONG(</w:t>
      </w:r>
      <w:proofErr w:type="spellStart"/>
      <w:r w:rsidRPr="00D37B82">
        <w:t>TrackID</w:t>
      </w:r>
      <w:proofErr w:type="spellEnd"/>
      <w:r w:rsidRPr="00D37B82">
        <w:t>),</w:t>
      </w:r>
    </w:p>
    <w:p w14:paraId="1DCE5CA1" w14:textId="77777777" w:rsidR="00D37B82" w:rsidRPr="00D37B82" w:rsidRDefault="00D37B82" w:rsidP="00D37B82">
      <w:r w:rsidRPr="00D37B82">
        <w:lastRenderedPageBreak/>
        <w:t xml:space="preserve">    FOREIGN KEY (</w:t>
      </w:r>
      <w:proofErr w:type="spellStart"/>
      <w:r w:rsidRPr="00D37B82">
        <w:t>ArtistID</w:t>
      </w:r>
      <w:proofErr w:type="spellEnd"/>
      <w:r w:rsidRPr="00D37B82">
        <w:t>) REFERENCES ARTIST(</w:t>
      </w:r>
      <w:proofErr w:type="spellStart"/>
      <w:r w:rsidRPr="00D37B82">
        <w:t>ArtistID</w:t>
      </w:r>
      <w:proofErr w:type="spellEnd"/>
      <w:r w:rsidRPr="00D37B82">
        <w:t>)</w:t>
      </w:r>
    </w:p>
    <w:p w14:paraId="10C452B3" w14:textId="77777777" w:rsidR="00D37B82" w:rsidRPr="00D37B82" w:rsidRDefault="00D37B82" w:rsidP="00D37B82">
      <w:r w:rsidRPr="00D37B82">
        <w:t>);</w:t>
      </w:r>
    </w:p>
    <w:p w14:paraId="56A55812" w14:textId="77777777" w:rsidR="00D37B82" w:rsidRPr="00D37B82" w:rsidRDefault="00D37B82" w:rsidP="00D37B82">
      <w:pPr>
        <w:rPr>
          <w:b/>
          <w:bCs/>
        </w:rPr>
      </w:pPr>
    </w:p>
    <w:p w14:paraId="2030897A" w14:textId="5506D080" w:rsidR="00FD5CA3" w:rsidRPr="00FB290F" w:rsidRDefault="00FD5CA3" w:rsidP="008E3F0E">
      <w:pPr>
        <w:pStyle w:val="ListParagraph"/>
        <w:numPr>
          <w:ilvl w:val="0"/>
          <w:numId w:val="4"/>
        </w:numPr>
        <w:rPr>
          <w:sz w:val="25"/>
          <w:szCs w:val="25"/>
        </w:rPr>
      </w:pPr>
      <w:r w:rsidRPr="00FB290F">
        <w:rPr>
          <w:b/>
          <w:sz w:val="25"/>
          <w:szCs w:val="25"/>
        </w:rPr>
        <w:t>Creating the 'CHART RANK' table</w:t>
      </w:r>
    </w:p>
    <w:p w14:paraId="0116C61F" w14:textId="77777777" w:rsidR="00FD5CA3" w:rsidRPr="00FD5CA3" w:rsidRDefault="00FD5CA3" w:rsidP="00FD5CA3">
      <w:r w:rsidRPr="00FD5CA3">
        <w:t>CREATE TABLE CHARTRANK (</w:t>
      </w:r>
    </w:p>
    <w:p w14:paraId="61BB3A99" w14:textId="77777777" w:rsidR="00FD5CA3" w:rsidRPr="00FD5CA3" w:rsidRDefault="00FD5CA3" w:rsidP="00FD5CA3">
      <w:r w:rsidRPr="00FD5CA3">
        <w:t xml:space="preserve">    </w:t>
      </w:r>
      <w:proofErr w:type="spellStart"/>
      <w:r w:rsidRPr="00FD5CA3">
        <w:t>TrackID</w:t>
      </w:r>
      <w:proofErr w:type="spellEnd"/>
      <w:r w:rsidRPr="00FD5CA3">
        <w:t xml:space="preserve"> </w:t>
      </w:r>
      <w:proofErr w:type="gramStart"/>
      <w:r w:rsidRPr="00FD5CA3">
        <w:t>VARCHAR(</w:t>
      </w:r>
      <w:proofErr w:type="gramEnd"/>
      <w:r w:rsidRPr="00FD5CA3">
        <w:t>255) NOT NULL,</w:t>
      </w:r>
    </w:p>
    <w:p w14:paraId="66C3E748" w14:textId="77777777" w:rsidR="00FD5CA3" w:rsidRPr="00FD5CA3" w:rsidRDefault="00FD5CA3" w:rsidP="00FD5CA3">
      <w:r w:rsidRPr="00FD5CA3">
        <w:t xml:space="preserve">    Weekly DATE NOT NULL,</w:t>
      </w:r>
    </w:p>
    <w:p w14:paraId="048CA973" w14:textId="77777777" w:rsidR="00FD5CA3" w:rsidRPr="00FD5CA3" w:rsidRDefault="00FD5CA3" w:rsidP="00FD5CA3">
      <w:r w:rsidRPr="00FD5CA3">
        <w:t xml:space="preserve">    Ranks </w:t>
      </w:r>
      <w:proofErr w:type="gramStart"/>
      <w:r w:rsidRPr="00FD5CA3">
        <w:t>VARCHAR(</w:t>
      </w:r>
      <w:proofErr w:type="gramEnd"/>
      <w:r w:rsidRPr="00FD5CA3">
        <w:t>255) NOT NULL,</w:t>
      </w:r>
    </w:p>
    <w:p w14:paraId="234D50A9" w14:textId="77777777" w:rsidR="00FD5CA3" w:rsidRPr="00FD5CA3" w:rsidRDefault="00FD5CA3" w:rsidP="00FD5CA3">
      <w:r w:rsidRPr="00FD5CA3">
        <w:t xml:space="preserve">    </w:t>
      </w:r>
      <w:proofErr w:type="spellStart"/>
      <w:r w:rsidRPr="00FD5CA3">
        <w:t>PeakRank</w:t>
      </w:r>
      <w:proofErr w:type="spellEnd"/>
      <w:r w:rsidRPr="00FD5CA3">
        <w:t xml:space="preserve"> </w:t>
      </w:r>
      <w:proofErr w:type="gramStart"/>
      <w:r w:rsidRPr="00FD5CA3">
        <w:t>VARCHAR(</w:t>
      </w:r>
      <w:proofErr w:type="gramEnd"/>
      <w:r w:rsidRPr="00FD5CA3">
        <w:t>255) NOT NULL,</w:t>
      </w:r>
    </w:p>
    <w:p w14:paraId="681C197E" w14:textId="77777777" w:rsidR="00FD5CA3" w:rsidRPr="00FD5CA3" w:rsidRDefault="00FD5CA3" w:rsidP="00FD5CA3">
      <w:r w:rsidRPr="00FD5CA3">
        <w:t xml:space="preserve">    </w:t>
      </w:r>
      <w:proofErr w:type="spellStart"/>
      <w:r w:rsidRPr="00FD5CA3">
        <w:t>PreviousRank</w:t>
      </w:r>
      <w:proofErr w:type="spellEnd"/>
      <w:r w:rsidRPr="00FD5CA3">
        <w:t xml:space="preserve"> </w:t>
      </w:r>
      <w:proofErr w:type="gramStart"/>
      <w:r w:rsidRPr="00FD5CA3">
        <w:t>VARCHAR(</w:t>
      </w:r>
      <w:proofErr w:type="gramEnd"/>
      <w:r w:rsidRPr="00FD5CA3">
        <w:t xml:space="preserve">255) </w:t>
      </w:r>
      <w:r w:rsidR="00D37B82" w:rsidRPr="00D37B82">
        <w:t>NULL,</w:t>
      </w:r>
    </w:p>
    <w:p w14:paraId="190AD629" w14:textId="77777777" w:rsidR="00FD5CA3" w:rsidRPr="00FD5CA3" w:rsidRDefault="00FD5CA3" w:rsidP="00FD5CA3">
      <w:r w:rsidRPr="00FD5CA3">
        <w:t xml:space="preserve">    </w:t>
      </w:r>
      <w:proofErr w:type="spellStart"/>
      <w:r w:rsidRPr="00FD5CA3">
        <w:t>WeeksOnCharts</w:t>
      </w:r>
      <w:proofErr w:type="spellEnd"/>
      <w:r w:rsidRPr="00FD5CA3">
        <w:t xml:space="preserve"> </w:t>
      </w:r>
      <w:proofErr w:type="gramStart"/>
      <w:r w:rsidRPr="00FD5CA3">
        <w:t>VARCHAR(</w:t>
      </w:r>
      <w:proofErr w:type="gramEnd"/>
      <w:r w:rsidRPr="00FD5CA3">
        <w:t>255) NOT NULL,</w:t>
      </w:r>
    </w:p>
    <w:p w14:paraId="4FC69F23" w14:textId="77777777" w:rsidR="00FD5CA3" w:rsidRPr="00FD5CA3" w:rsidRDefault="00FD5CA3" w:rsidP="00FD5CA3">
      <w:r w:rsidRPr="00FD5CA3">
        <w:t xml:space="preserve">    CONSTRAINT CHARTRANK_PK PRIMARY KEY (</w:t>
      </w:r>
      <w:proofErr w:type="spellStart"/>
      <w:r w:rsidRPr="00FD5CA3">
        <w:t>TrackID</w:t>
      </w:r>
      <w:proofErr w:type="spellEnd"/>
      <w:r w:rsidRPr="00FD5CA3">
        <w:t>, Weekly),</w:t>
      </w:r>
    </w:p>
    <w:p w14:paraId="11D3DD0E" w14:textId="77777777" w:rsidR="00FD5CA3" w:rsidRPr="00FD5CA3" w:rsidRDefault="00FD5CA3" w:rsidP="00FD5CA3">
      <w:r w:rsidRPr="00FD5CA3">
        <w:t xml:space="preserve">    FOREIGN KEY (</w:t>
      </w:r>
      <w:proofErr w:type="spellStart"/>
      <w:r w:rsidRPr="00FD5CA3">
        <w:t>TrackID</w:t>
      </w:r>
      <w:proofErr w:type="spellEnd"/>
      <w:r w:rsidRPr="00FD5CA3">
        <w:t>) REFERENCES SONG(</w:t>
      </w:r>
      <w:proofErr w:type="spellStart"/>
      <w:r w:rsidRPr="00FD5CA3">
        <w:t>TrackID</w:t>
      </w:r>
      <w:proofErr w:type="spellEnd"/>
      <w:r w:rsidRPr="00FD5CA3">
        <w:t>)</w:t>
      </w:r>
    </w:p>
    <w:p w14:paraId="17655BB3" w14:textId="07D425AD" w:rsidR="004531DB" w:rsidRPr="003130B2" w:rsidRDefault="00FD5CA3">
      <w:r w:rsidRPr="00FD5CA3">
        <w:t>);</w:t>
      </w:r>
    </w:p>
    <w:p w14:paraId="71489319" w14:textId="75E0DC4D" w:rsidR="00901E7C" w:rsidRPr="00377ACB" w:rsidRDefault="0039148C" w:rsidP="00377ACB">
      <w:pPr>
        <w:ind w:left="2880" w:firstLine="720"/>
        <w:rPr>
          <w:b/>
          <w:sz w:val="48"/>
          <w:szCs w:val="48"/>
        </w:rPr>
      </w:pPr>
      <w:r w:rsidRPr="00377ACB">
        <w:rPr>
          <w:b/>
          <w:sz w:val="48"/>
          <w:szCs w:val="48"/>
        </w:rPr>
        <w:t>Analysis</w:t>
      </w:r>
    </w:p>
    <w:p w14:paraId="67EA9C37" w14:textId="1AA49FA9" w:rsidR="00412D12" w:rsidRPr="00D746B0" w:rsidRDefault="00412D12" w:rsidP="00412D12">
      <w:pPr>
        <w:rPr>
          <w:sz w:val="25"/>
          <w:szCs w:val="25"/>
        </w:rPr>
      </w:pPr>
      <w:r w:rsidRPr="00D746B0">
        <w:rPr>
          <w:sz w:val="25"/>
          <w:szCs w:val="25"/>
        </w:rPr>
        <w:t>This exploration aims to enlighten individuals aspiring to thrive in the realm of music analytics, delineating the essential factors that influence a song's ascent to the Spotify top charts in the United States. By employing a data-driven methodology, we delve into the intricate interplay of artist identity, genre, tempo, collaboration, and valence to decipher the patterns that contribute to a song's success. Furthermore, our analysis serves as a valuable resource for artists, record labels, and industry enthusiasts, offering actionable insights for refining creative strategies and making informed decisions in the ever-evolving landscape of the music industry.</w:t>
      </w:r>
      <w:r w:rsidRPr="00D746B0">
        <w:rPr>
          <w:b/>
          <w:vanish/>
          <w:sz w:val="25"/>
          <w:szCs w:val="25"/>
        </w:rPr>
        <w:t>Top of Form</w:t>
      </w:r>
    </w:p>
    <w:p w14:paraId="1EA8A65D" w14:textId="77777777" w:rsidR="004A1978" w:rsidRDefault="003C3BAE" w:rsidP="000731ED">
      <w:pPr>
        <w:pStyle w:val="ListParagraph"/>
        <w:numPr>
          <w:ilvl w:val="0"/>
          <w:numId w:val="3"/>
        </w:numPr>
      </w:pPr>
      <w:r w:rsidRPr="004A1978">
        <w:rPr>
          <w:b/>
          <w:sz w:val="32"/>
          <w:szCs w:val="32"/>
        </w:rPr>
        <w:t>Question one:</w:t>
      </w:r>
      <w:r>
        <w:t xml:space="preserve"> </w:t>
      </w:r>
    </w:p>
    <w:p w14:paraId="3C1E3C41" w14:textId="79286B48" w:rsidR="003130B2" w:rsidRPr="00D746B0" w:rsidRDefault="00BC7565" w:rsidP="003130B2">
      <w:pPr>
        <w:rPr>
          <w:sz w:val="25"/>
          <w:szCs w:val="25"/>
        </w:rPr>
      </w:pPr>
      <w:r w:rsidRPr="00D746B0">
        <w:rPr>
          <w:b/>
          <w:sz w:val="25"/>
          <w:szCs w:val="25"/>
        </w:rPr>
        <w:t xml:space="preserve">What genre is most popular among top charts </w:t>
      </w:r>
      <w:r w:rsidR="009F2B93" w:rsidRPr="00D746B0">
        <w:rPr>
          <w:b/>
          <w:sz w:val="25"/>
          <w:szCs w:val="25"/>
        </w:rPr>
        <w:t>in 2022</w:t>
      </w:r>
      <w:r w:rsidR="00DA1DCB" w:rsidRPr="00D746B0">
        <w:rPr>
          <w:b/>
          <w:sz w:val="25"/>
          <w:szCs w:val="25"/>
        </w:rPr>
        <w:t>?</w:t>
      </w:r>
      <w:r w:rsidR="009D265D" w:rsidRPr="00D746B0">
        <w:rPr>
          <w:sz w:val="25"/>
          <w:szCs w:val="25"/>
        </w:rPr>
        <w:t xml:space="preserve"> Specifically, our group wanted to see if genre </w:t>
      </w:r>
      <w:r w:rsidR="007903D5" w:rsidRPr="00D746B0">
        <w:rPr>
          <w:sz w:val="25"/>
          <w:szCs w:val="25"/>
        </w:rPr>
        <w:t>shows significance in</w:t>
      </w:r>
      <w:r w:rsidR="00D45C40" w:rsidRPr="00D746B0">
        <w:rPr>
          <w:sz w:val="25"/>
          <w:szCs w:val="25"/>
        </w:rPr>
        <w:t xml:space="preserve"> </w:t>
      </w:r>
      <w:r w:rsidR="007903D5" w:rsidRPr="00D746B0">
        <w:rPr>
          <w:sz w:val="25"/>
          <w:szCs w:val="25"/>
        </w:rPr>
        <w:t xml:space="preserve">what songs would reach the top charts. Stereotypically, one may have assumed that pop would continue to dominate in the mainstream charts, but we wanted to see if that would hold true based on our accumulated data. </w:t>
      </w:r>
      <w:r w:rsidR="005C70B5" w:rsidRPr="00D746B0">
        <w:rPr>
          <w:sz w:val="25"/>
          <w:szCs w:val="25"/>
        </w:rPr>
        <w:t xml:space="preserve"> </w:t>
      </w:r>
      <w:r w:rsidR="006A27FD" w:rsidRPr="00D746B0">
        <w:rPr>
          <w:sz w:val="25"/>
          <w:szCs w:val="25"/>
        </w:rPr>
        <w:t xml:space="preserve">To tackle this question, we decided to make a simple join query combining </w:t>
      </w:r>
      <w:r w:rsidR="000D70B1" w:rsidRPr="00D746B0">
        <w:rPr>
          <w:sz w:val="25"/>
          <w:szCs w:val="25"/>
        </w:rPr>
        <w:t>tables S</w:t>
      </w:r>
      <w:r w:rsidR="00F15477" w:rsidRPr="00D746B0">
        <w:rPr>
          <w:sz w:val="25"/>
          <w:szCs w:val="25"/>
        </w:rPr>
        <w:t xml:space="preserve">ONGARTIST, CHARTRANK, and </w:t>
      </w:r>
      <w:proofErr w:type="spellStart"/>
      <w:r w:rsidR="00F15477" w:rsidRPr="00D746B0">
        <w:rPr>
          <w:sz w:val="25"/>
          <w:szCs w:val="25"/>
        </w:rPr>
        <w:t>ARTISTGenre</w:t>
      </w:r>
      <w:proofErr w:type="spellEnd"/>
      <w:r w:rsidR="000855A3" w:rsidRPr="00D746B0">
        <w:rPr>
          <w:sz w:val="25"/>
          <w:szCs w:val="25"/>
        </w:rPr>
        <w:t xml:space="preserve"> while tracking an Artist’s genre</w:t>
      </w:r>
      <w:r w:rsidR="00A32919" w:rsidRPr="00D746B0">
        <w:rPr>
          <w:sz w:val="25"/>
          <w:szCs w:val="25"/>
        </w:rPr>
        <w:t xml:space="preserve"> and</w:t>
      </w:r>
      <w:r w:rsidR="000855A3" w:rsidRPr="00D746B0">
        <w:rPr>
          <w:sz w:val="25"/>
          <w:szCs w:val="25"/>
        </w:rPr>
        <w:t xml:space="preserve"> </w:t>
      </w:r>
      <w:r w:rsidR="00FF2CF3" w:rsidRPr="00D746B0">
        <w:rPr>
          <w:sz w:val="25"/>
          <w:szCs w:val="25"/>
        </w:rPr>
        <w:t xml:space="preserve">number of </w:t>
      </w:r>
      <w:proofErr w:type="spellStart"/>
      <w:r w:rsidR="00A32919" w:rsidRPr="00D746B0">
        <w:rPr>
          <w:sz w:val="25"/>
          <w:szCs w:val="25"/>
        </w:rPr>
        <w:t>TrackIDs</w:t>
      </w:r>
      <w:proofErr w:type="spellEnd"/>
      <w:r w:rsidR="00A32919" w:rsidRPr="00D746B0">
        <w:rPr>
          <w:sz w:val="25"/>
          <w:szCs w:val="25"/>
        </w:rPr>
        <w:t xml:space="preserve"> while making sure distinct is used to not double count. We then grouped this data by Artist </w:t>
      </w:r>
      <w:r w:rsidR="00A32919" w:rsidRPr="00D746B0">
        <w:rPr>
          <w:sz w:val="25"/>
          <w:szCs w:val="25"/>
        </w:rPr>
        <w:lastRenderedPageBreak/>
        <w:t xml:space="preserve">Genre and ordered it by the </w:t>
      </w:r>
      <w:r w:rsidR="00077AFC" w:rsidRPr="00D746B0">
        <w:rPr>
          <w:sz w:val="25"/>
          <w:szCs w:val="25"/>
        </w:rPr>
        <w:t>aggregate data column we created called “</w:t>
      </w:r>
      <w:proofErr w:type="spellStart"/>
      <w:r w:rsidR="00077AFC" w:rsidRPr="00D746B0">
        <w:rPr>
          <w:sz w:val="25"/>
          <w:szCs w:val="25"/>
        </w:rPr>
        <w:t>NumberOfTopChartSongs</w:t>
      </w:r>
      <w:proofErr w:type="spellEnd"/>
      <w:r w:rsidR="00077AFC" w:rsidRPr="00D746B0">
        <w:rPr>
          <w:sz w:val="25"/>
          <w:szCs w:val="25"/>
        </w:rPr>
        <w:t>” in descending order.</w:t>
      </w:r>
      <w:r w:rsidR="003130B2" w:rsidRPr="00D746B0">
        <w:rPr>
          <w:b/>
          <w:vanish/>
          <w:sz w:val="25"/>
          <w:szCs w:val="25"/>
        </w:rPr>
        <w:t>Top of Form</w:t>
      </w:r>
    </w:p>
    <w:p w14:paraId="1796F73B" w14:textId="77777777" w:rsidR="00023195" w:rsidRDefault="00023195" w:rsidP="003130B2"/>
    <w:p w14:paraId="74572F0D" w14:textId="77777777" w:rsidR="00023195" w:rsidRDefault="00023195" w:rsidP="00023195">
      <w:r>
        <w:t xml:space="preserve">SELECT </w:t>
      </w:r>
      <w:proofErr w:type="spellStart"/>
      <w:r>
        <w:t>ARTISTGENRE.ArtistGenre</w:t>
      </w:r>
      <w:proofErr w:type="spellEnd"/>
      <w:r>
        <w:t xml:space="preserve">, </w:t>
      </w:r>
      <w:proofErr w:type="gramStart"/>
      <w:r>
        <w:t>COUNT(</w:t>
      </w:r>
      <w:proofErr w:type="gramEnd"/>
      <w:r>
        <w:t xml:space="preserve">DISTINCT </w:t>
      </w:r>
      <w:proofErr w:type="spellStart"/>
      <w:r>
        <w:t>SONGARTIST.TrackID</w:t>
      </w:r>
      <w:proofErr w:type="spellEnd"/>
      <w:r>
        <w:t xml:space="preserve">) AS </w:t>
      </w:r>
      <w:proofErr w:type="spellStart"/>
      <w:r>
        <w:t>NumberOfTopChartSongs</w:t>
      </w:r>
      <w:proofErr w:type="spellEnd"/>
    </w:p>
    <w:p w14:paraId="4FB4EB8D" w14:textId="77777777" w:rsidR="00023195" w:rsidRDefault="00023195" w:rsidP="00023195">
      <w:r>
        <w:t>FROM ARTIST</w:t>
      </w:r>
    </w:p>
    <w:p w14:paraId="6ABD545D" w14:textId="77777777" w:rsidR="00023195" w:rsidRDefault="00023195" w:rsidP="00023195">
      <w:r>
        <w:t xml:space="preserve">JOIN SONGARTIST ON </w:t>
      </w:r>
      <w:proofErr w:type="spellStart"/>
      <w:r>
        <w:t>ARTIST.ArtistID</w:t>
      </w:r>
      <w:proofErr w:type="spellEnd"/>
      <w:r>
        <w:t xml:space="preserve"> = </w:t>
      </w:r>
      <w:proofErr w:type="spellStart"/>
      <w:r>
        <w:t>SONGARTIST.ArtistID</w:t>
      </w:r>
      <w:proofErr w:type="spellEnd"/>
    </w:p>
    <w:p w14:paraId="7C5A734F" w14:textId="77777777" w:rsidR="00023195" w:rsidRDefault="00023195" w:rsidP="00023195">
      <w:r>
        <w:t xml:space="preserve">JOIN CHARTRANK ON </w:t>
      </w:r>
      <w:proofErr w:type="spellStart"/>
      <w:r>
        <w:t>SONGARTIST.TrackID</w:t>
      </w:r>
      <w:proofErr w:type="spellEnd"/>
      <w:r>
        <w:t xml:space="preserve"> = </w:t>
      </w:r>
      <w:proofErr w:type="spellStart"/>
      <w:r>
        <w:t>CHARTRANK.TrackID</w:t>
      </w:r>
      <w:proofErr w:type="spellEnd"/>
    </w:p>
    <w:p w14:paraId="3506A3BF" w14:textId="77777777" w:rsidR="00023195" w:rsidRDefault="00023195" w:rsidP="00023195">
      <w:r>
        <w:t xml:space="preserve">JOIN ARTISTGENRE ON </w:t>
      </w:r>
      <w:proofErr w:type="spellStart"/>
      <w:r>
        <w:t>ARTIST.ArtistID</w:t>
      </w:r>
      <w:proofErr w:type="spellEnd"/>
      <w:r>
        <w:t xml:space="preserve"> = </w:t>
      </w:r>
      <w:proofErr w:type="spellStart"/>
      <w:r>
        <w:t>ARTISTGENRE.ArtistID</w:t>
      </w:r>
      <w:proofErr w:type="spellEnd"/>
    </w:p>
    <w:p w14:paraId="5AC4AE93" w14:textId="77777777" w:rsidR="00023195" w:rsidRDefault="00023195" w:rsidP="00023195">
      <w:r>
        <w:t xml:space="preserve">GROUP BY </w:t>
      </w:r>
      <w:proofErr w:type="spellStart"/>
      <w:r>
        <w:t>ARTISTGENRE.ArtistGenre</w:t>
      </w:r>
      <w:proofErr w:type="spellEnd"/>
    </w:p>
    <w:p w14:paraId="12201064" w14:textId="77777777" w:rsidR="00317D16" w:rsidRDefault="00023195" w:rsidP="00023195">
      <w:r>
        <w:t xml:space="preserve">ORDER BY </w:t>
      </w:r>
      <w:proofErr w:type="spellStart"/>
      <w:r>
        <w:t>NumberOfTopChartSongs</w:t>
      </w:r>
      <w:proofErr w:type="spellEnd"/>
      <w:r>
        <w:t xml:space="preserve"> </w:t>
      </w:r>
      <w:proofErr w:type="gramStart"/>
      <w:r>
        <w:t>DESC;</w:t>
      </w:r>
      <w:proofErr w:type="gramEnd"/>
    </w:p>
    <w:p w14:paraId="42057EA5" w14:textId="79A551B9" w:rsidR="006E7FAA" w:rsidRPr="00D746B0" w:rsidRDefault="00080C50" w:rsidP="00023195">
      <w:pPr>
        <w:rPr>
          <w:sz w:val="25"/>
          <w:szCs w:val="25"/>
        </w:rPr>
      </w:pPr>
      <w:r w:rsidRPr="00D746B0">
        <w:rPr>
          <w:noProof/>
          <w:sz w:val="25"/>
          <w:szCs w:val="25"/>
        </w:rPr>
        <w:drawing>
          <wp:anchor distT="0" distB="0" distL="114300" distR="114300" simplePos="0" relativeHeight="251658240" behindDoc="0" locked="0" layoutInCell="1" allowOverlap="1" wp14:anchorId="7640586C" wp14:editId="78475D50">
            <wp:simplePos x="0" y="0"/>
            <wp:positionH relativeFrom="margin">
              <wp:posOffset>-375285</wp:posOffset>
            </wp:positionH>
            <wp:positionV relativeFrom="paragraph">
              <wp:posOffset>838200</wp:posOffset>
            </wp:positionV>
            <wp:extent cx="6830695" cy="1816100"/>
            <wp:effectExtent l="0" t="0" r="8255" b="0"/>
            <wp:wrapSquare wrapText="bothSides"/>
            <wp:docPr id="1128453340" name="Picture 11284533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5334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30695" cy="1816100"/>
                    </a:xfrm>
                    <a:prstGeom prst="rect">
                      <a:avLst/>
                    </a:prstGeom>
                  </pic:spPr>
                </pic:pic>
              </a:graphicData>
            </a:graphic>
            <wp14:sizeRelH relativeFrom="margin">
              <wp14:pctWidth>0</wp14:pctWidth>
            </wp14:sizeRelH>
            <wp14:sizeRelV relativeFrom="margin">
              <wp14:pctHeight>0</wp14:pctHeight>
            </wp14:sizeRelV>
          </wp:anchor>
        </w:drawing>
      </w:r>
      <w:r w:rsidR="006F3FC7" w:rsidRPr="00D746B0">
        <w:rPr>
          <w:sz w:val="25"/>
          <w:szCs w:val="25"/>
        </w:rPr>
        <w:t xml:space="preserve">The results </w:t>
      </w:r>
      <w:r w:rsidR="0011657D" w:rsidRPr="00D746B0">
        <w:rPr>
          <w:sz w:val="25"/>
          <w:szCs w:val="25"/>
        </w:rPr>
        <w:t xml:space="preserve">of the query </w:t>
      </w:r>
      <w:r w:rsidR="007264AE" w:rsidRPr="00D746B0">
        <w:rPr>
          <w:sz w:val="25"/>
          <w:szCs w:val="25"/>
        </w:rPr>
        <w:t>are shown below (Figure 3)</w:t>
      </w:r>
      <w:r w:rsidR="00CD3A1B" w:rsidRPr="00D746B0">
        <w:rPr>
          <w:sz w:val="25"/>
          <w:szCs w:val="25"/>
        </w:rPr>
        <w:t>.</w:t>
      </w:r>
      <w:r w:rsidR="0049060F" w:rsidRPr="00D746B0">
        <w:rPr>
          <w:sz w:val="25"/>
          <w:szCs w:val="25"/>
        </w:rPr>
        <w:t xml:space="preserve"> From Spotify</w:t>
      </w:r>
      <w:r w:rsidR="004B10A4" w:rsidRPr="00D746B0">
        <w:rPr>
          <w:sz w:val="25"/>
          <w:szCs w:val="25"/>
        </w:rPr>
        <w:t>’s data</w:t>
      </w:r>
      <w:r w:rsidR="00F56BE0" w:rsidRPr="00D746B0">
        <w:rPr>
          <w:sz w:val="25"/>
          <w:szCs w:val="25"/>
        </w:rPr>
        <w:t>,</w:t>
      </w:r>
      <w:r w:rsidR="00F91AA1" w:rsidRPr="00D746B0">
        <w:rPr>
          <w:sz w:val="25"/>
          <w:szCs w:val="25"/>
        </w:rPr>
        <w:t xml:space="preserve"> the artist genre and its </w:t>
      </w:r>
      <w:r w:rsidR="00DD1937" w:rsidRPr="00D746B0">
        <w:rPr>
          <w:sz w:val="25"/>
          <w:szCs w:val="25"/>
        </w:rPr>
        <w:t>nu</w:t>
      </w:r>
      <w:r w:rsidR="006933D0" w:rsidRPr="00D746B0">
        <w:rPr>
          <w:sz w:val="25"/>
          <w:szCs w:val="25"/>
        </w:rPr>
        <w:t xml:space="preserve">mber of top chart songs </w:t>
      </w:r>
      <w:r w:rsidR="0071518F" w:rsidRPr="00D746B0">
        <w:rPr>
          <w:sz w:val="25"/>
          <w:szCs w:val="25"/>
        </w:rPr>
        <w:t>display</w:t>
      </w:r>
      <w:r w:rsidR="0062067F" w:rsidRPr="00D746B0">
        <w:rPr>
          <w:sz w:val="25"/>
          <w:szCs w:val="25"/>
        </w:rPr>
        <w:t xml:space="preserve"> the count of songs that appeared in the top charts from</w:t>
      </w:r>
      <w:r w:rsidR="007F7D5D" w:rsidRPr="00D746B0">
        <w:rPr>
          <w:sz w:val="25"/>
          <w:szCs w:val="25"/>
        </w:rPr>
        <w:t xml:space="preserve"> the most popular genres of music</w:t>
      </w:r>
      <w:r w:rsidR="002A2AF2" w:rsidRPr="00D746B0">
        <w:rPr>
          <w:sz w:val="25"/>
          <w:szCs w:val="25"/>
        </w:rPr>
        <w:t xml:space="preserve"> in the year 2022</w:t>
      </w:r>
      <w:r w:rsidR="007F7D5D" w:rsidRPr="00D746B0">
        <w:rPr>
          <w:sz w:val="25"/>
          <w:szCs w:val="25"/>
        </w:rPr>
        <w:t>.</w:t>
      </w:r>
      <w:r w:rsidR="006E7FAA" w:rsidRPr="00D746B0">
        <w:rPr>
          <w:sz w:val="25"/>
          <w:szCs w:val="25"/>
        </w:rPr>
        <w:t xml:space="preserve"> As we expected, pop took the throne as the top genre, but genres “rap” and “hip hop” did not fall far behind. </w:t>
      </w:r>
    </w:p>
    <w:p w14:paraId="4E133D8E" w14:textId="33DFD71F" w:rsidR="00023195" w:rsidRDefault="00CB251B" w:rsidP="00023195">
      <w:r>
        <w:rPr>
          <w:noProof/>
        </w:rPr>
        <mc:AlternateContent>
          <mc:Choice Requires="wps">
            <w:drawing>
              <wp:anchor distT="0" distB="0" distL="114300" distR="114300" simplePos="0" relativeHeight="251658242" behindDoc="0" locked="0" layoutInCell="1" allowOverlap="1" wp14:anchorId="142FF483" wp14:editId="4EF1CC57">
                <wp:simplePos x="0" y="0"/>
                <wp:positionH relativeFrom="margin">
                  <wp:align>center</wp:align>
                </wp:positionH>
                <wp:positionV relativeFrom="paragraph">
                  <wp:posOffset>1825625</wp:posOffset>
                </wp:positionV>
                <wp:extent cx="2371725" cy="219075"/>
                <wp:effectExtent l="0" t="0" r="9525" b="9525"/>
                <wp:wrapSquare wrapText="bothSides"/>
                <wp:docPr id="3" name="Text Box 3"/>
                <wp:cNvGraphicFramePr/>
                <a:graphic xmlns:a="http://schemas.openxmlformats.org/drawingml/2006/main">
                  <a:graphicData uri="http://schemas.microsoft.com/office/word/2010/wordprocessingShape">
                    <wps:wsp>
                      <wps:cNvSpPr txBox="1"/>
                      <wps:spPr>
                        <a:xfrm>
                          <a:off x="0" y="0"/>
                          <a:ext cx="2371725" cy="219075"/>
                        </a:xfrm>
                        <a:prstGeom prst="rect">
                          <a:avLst/>
                        </a:prstGeom>
                        <a:solidFill>
                          <a:prstClr val="white"/>
                        </a:solidFill>
                        <a:ln>
                          <a:noFill/>
                        </a:ln>
                      </wps:spPr>
                      <wps:txbx>
                        <w:txbxContent>
                          <w:p w14:paraId="5E6C5CC5" w14:textId="326A92A1" w:rsidR="003D44B1" w:rsidRPr="009A7B8D" w:rsidRDefault="0030796A" w:rsidP="00CB251B">
                            <w:pPr>
                              <w:pStyle w:val="Caption"/>
                              <w:jc w:val="center"/>
                              <w:rPr>
                                <w:sz w:val="22"/>
                                <w:szCs w:val="22"/>
                              </w:rPr>
                            </w:pPr>
                            <w:r w:rsidRPr="009A7B8D">
                              <w:rPr>
                                <w:sz w:val="22"/>
                                <w:szCs w:val="22"/>
                              </w:rPr>
                              <w:t xml:space="preserve">Figure </w:t>
                            </w:r>
                            <w:r w:rsidR="00690700" w:rsidRPr="009A7B8D">
                              <w:rPr>
                                <w:sz w:val="22"/>
                                <w:szCs w:val="22"/>
                              </w:rPr>
                              <w:t xml:space="preserve">3: </w:t>
                            </w:r>
                            <w:r w:rsidR="008F60B3" w:rsidRPr="009A7B8D">
                              <w:rPr>
                                <w:sz w:val="22"/>
                                <w:szCs w:val="22"/>
                              </w:rPr>
                              <w:t>Artist Genre</w:t>
                            </w:r>
                            <w:r w:rsidR="00131591" w:rsidRPr="009A7B8D">
                              <w:rPr>
                                <w:sz w:val="22"/>
                                <w:szCs w:val="22"/>
                              </w:rPr>
                              <w:t xml:space="preserve"> Count on Top Chart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2FF483" id="_x0000_t202" coordsize="21600,21600" o:spt="202" path="m,l,21600r21600,l21600,xe">
                <v:stroke joinstyle="miter"/>
                <v:path gradientshapeok="t" o:connecttype="rect"/>
              </v:shapetype>
              <v:shape id="Text Box 3" o:spid="_x0000_s1026" type="#_x0000_t202" style="position:absolute;margin-left:0;margin-top:143.75pt;width:186.75pt;height:17.25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" stroked="f">
                <v:textbox inset="0,0,0,0">
                  <w:txbxContent>
                    <w:p w14:paraId="5E6C5CC5" w14:textId="326A92A1" w:rsidR="003D44B1" w:rsidRPr="009A7B8D" w:rsidRDefault="0030796A" w:rsidP="00CB251B">
                      <w:pPr>
                        <w:pStyle w:val="Caption"/>
                        <w:jc w:val="center"/>
                        <w:rPr>
                          <w:sz w:val="22"/>
                          <w:szCs w:val="22"/>
                        </w:rPr>
                      </w:pPr>
                      <w:r w:rsidRPr="009A7B8D">
                        <w:rPr>
                          <w:sz w:val="22"/>
                          <w:szCs w:val="22"/>
                        </w:rPr>
                        <w:t xml:space="preserve">Figure </w:t>
                      </w:r>
                      <w:r w:rsidR="00690700" w:rsidRPr="009A7B8D">
                        <w:rPr>
                          <w:sz w:val="22"/>
                          <w:szCs w:val="22"/>
                        </w:rPr>
                        <w:t xml:space="preserve">3: </w:t>
                      </w:r>
                      <w:r w:rsidR="008F60B3" w:rsidRPr="009A7B8D">
                        <w:rPr>
                          <w:sz w:val="22"/>
                          <w:szCs w:val="22"/>
                        </w:rPr>
                        <w:t>Artist Genre</w:t>
                      </w:r>
                      <w:r w:rsidR="00131591" w:rsidRPr="009A7B8D">
                        <w:rPr>
                          <w:sz w:val="22"/>
                          <w:szCs w:val="22"/>
                        </w:rPr>
                        <w:t xml:space="preserve"> Count on Top Chart Songs</w:t>
                      </w:r>
                    </w:p>
                  </w:txbxContent>
                </v:textbox>
                <w10:wrap type="square" anchorx="margin"/>
              </v:shape>
            </w:pict>
          </mc:Fallback>
        </mc:AlternateContent>
      </w:r>
    </w:p>
    <w:p w14:paraId="32D81B84" w14:textId="77777777" w:rsidR="004A1978" w:rsidRPr="000731ED" w:rsidRDefault="003C3BAE" w:rsidP="000731ED">
      <w:pPr>
        <w:pStyle w:val="ListParagraph"/>
        <w:numPr>
          <w:ilvl w:val="0"/>
          <w:numId w:val="3"/>
        </w:numPr>
      </w:pPr>
      <w:r w:rsidRPr="004A1978">
        <w:rPr>
          <w:b/>
          <w:sz w:val="32"/>
          <w:szCs w:val="32"/>
        </w:rPr>
        <w:t>Question two:</w:t>
      </w:r>
      <w:r w:rsidR="00B45168">
        <w:t xml:space="preserve"> </w:t>
      </w:r>
    </w:p>
    <w:p w14:paraId="550B6BBC" w14:textId="62F2AC13" w:rsidR="00604555" w:rsidRPr="00D746B0" w:rsidRDefault="00327DFD" w:rsidP="003C3BAE">
      <w:pPr>
        <w:rPr>
          <w:sz w:val="25"/>
          <w:szCs w:val="25"/>
        </w:rPr>
      </w:pPr>
      <w:r w:rsidRPr="00D746B0">
        <w:rPr>
          <w:b/>
          <w:sz w:val="25"/>
          <w:szCs w:val="25"/>
        </w:rPr>
        <w:t>W</w:t>
      </w:r>
      <w:r w:rsidR="00B20A68" w:rsidRPr="00D746B0">
        <w:rPr>
          <w:b/>
          <w:sz w:val="25"/>
          <w:szCs w:val="25"/>
        </w:rPr>
        <w:t xml:space="preserve">ho are the </w:t>
      </w:r>
      <w:r w:rsidR="006F587C" w:rsidRPr="00D746B0">
        <w:rPr>
          <w:b/>
          <w:sz w:val="25"/>
          <w:szCs w:val="25"/>
        </w:rPr>
        <w:t>artists</w:t>
      </w:r>
      <w:r w:rsidR="00F01DDF" w:rsidRPr="00D746B0">
        <w:rPr>
          <w:b/>
          <w:sz w:val="25"/>
          <w:szCs w:val="25"/>
        </w:rPr>
        <w:t xml:space="preserve"> with the greatest number of songs in the top charts in 2022?</w:t>
      </w:r>
      <w:r w:rsidR="009A0F0F" w:rsidRPr="00D746B0">
        <w:rPr>
          <w:sz w:val="25"/>
          <w:szCs w:val="25"/>
        </w:rPr>
        <w:t xml:space="preserve"> In this question</w:t>
      </w:r>
      <w:r w:rsidR="00C520D4" w:rsidRPr="00D746B0">
        <w:rPr>
          <w:sz w:val="25"/>
          <w:szCs w:val="25"/>
        </w:rPr>
        <w:t>,</w:t>
      </w:r>
      <w:r w:rsidR="009A0F0F" w:rsidRPr="00D746B0">
        <w:rPr>
          <w:sz w:val="25"/>
          <w:szCs w:val="25"/>
        </w:rPr>
        <w:t xml:space="preserve"> we wanted to test both the popularity of artists as well as </w:t>
      </w:r>
      <w:r w:rsidR="009E41F7" w:rsidRPr="00D746B0">
        <w:rPr>
          <w:sz w:val="25"/>
          <w:szCs w:val="25"/>
        </w:rPr>
        <w:t xml:space="preserve">how </w:t>
      </w:r>
      <w:r w:rsidR="009A0F0F" w:rsidRPr="00D746B0">
        <w:rPr>
          <w:sz w:val="25"/>
          <w:szCs w:val="25"/>
        </w:rPr>
        <w:t xml:space="preserve">listeners </w:t>
      </w:r>
      <w:r w:rsidR="009E41F7" w:rsidRPr="00D746B0">
        <w:rPr>
          <w:sz w:val="25"/>
          <w:szCs w:val="25"/>
        </w:rPr>
        <w:t xml:space="preserve">received </w:t>
      </w:r>
      <w:r w:rsidR="00C520D4" w:rsidRPr="00D746B0">
        <w:rPr>
          <w:sz w:val="25"/>
          <w:szCs w:val="25"/>
        </w:rPr>
        <w:t xml:space="preserve">these </w:t>
      </w:r>
      <w:r w:rsidR="002F7E8F" w:rsidRPr="00D746B0">
        <w:rPr>
          <w:sz w:val="25"/>
          <w:szCs w:val="25"/>
        </w:rPr>
        <w:t>artists’</w:t>
      </w:r>
      <w:r w:rsidR="00C520D4" w:rsidRPr="00D746B0">
        <w:rPr>
          <w:sz w:val="25"/>
          <w:szCs w:val="25"/>
        </w:rPr>
        <w:t xml:space="preserve"> music.</w:t>
      </w:r>
      <w:r w:rsidR="004A2F20" w:rsidRPr="00D746B0">
        <w:rPr>
          <w:sz w:val="25"/>
          <w:szCs w:val="25"/>
        </w:rPr>
        <w:t xml:space="preserve"> Our group was interested in seeing how correlated the top pop artists would be with the number of songs on the top charts, but we </w:t>
      </w:r>
      <w:r w:rsidR="006C754C" w:rsidRPr="00D746B0">
        <w:rPr>
          <w:sz w:val="25"/>
          <w:szCs w:val="25"/>
        </w:rPr>
        <w:t xml:space="preserve">wanted to see a clear visualization of our dataset. </w:t>
      </w:r>
      <w:r w:rsidR="008B02A1" w:rsidRPr="00D746B0">
        <w:rPr>
          <w:sz w:val="25"/>
          <w:szCs w:val="25"/>
        </w:rPr>
        <w:t xml:space="preserve">The table below </w:t>
      </w:r>
      <w:r w:rsidR="006C75E7" w:rsidRPr="00D746B0">
        <w:rPr>
          <w:sz w:val="25"/>
          <w:szCs w:val="25"/>
        </w:rPr>
        <w:t xml:space="preserve">shows the top 10 artist with the most </w:t>
      </w:r>
      <w:r w:rsidR="000524C9" w:rsidRPr="00D746B0">
        <w:rPr>
          <w:sz w:val="25"/>
          <w:szCs w:val="25"/>
        </w:rPr>
        <w:t>songs within the top charts</w:t>
      </w:r>
      <w:r w:rsidR="00E73C1D" w:rsidRPr="00D746B0">
        <w:rPr>
          <w:sz w:val="25"/>
          <w:szCs w:val="25"/>
        </w:rPr>
        <w:t xml:space="preserve">. </w:t>
      </w:r>
      <w:r w:rsidR="002866F1" w:rsidRPr="00D746B0">
        <w:rPr>
          <w:sz w:val="25"/>
          <w:szCs w:val="25"/>
        </w:rPr>
        <w:t xml:space="preserve">In 2022 </w:t>
      </w:r>
      <w:r w:rsidR="00C34CFB" w:rsidRPr="00D746B0">
        <w:rPr>
          <w:sz w:val="25"/>
          <w:szCs w:val="25"/>
        </w:rPr>
        <w:t xml:space="preserve">a song by Kendrick Lamar </w:t>
      </w:r>
      <w:r w:rsidR="00EB2AC1" w:rsidRPr="00D746B0">
        <w:rPr>
          <w:sz w:val="25"/>
          <w:szCs w:val="25"/>
        </w:rPr>
        <w:t>had the most appearances</w:t>
      </w:r>
      <w:r w:rsidR="00730485" w:rsidRPr="00D746B0">
        <w:rPr>
          <w:sz w:val="25"/>
          <w:szCs w:val="25"/>
        </w:rPr>
        <w:t xml:space="preserve"> with 33. </w:t>
      </w:r>
    </w:p>
    <w:p w14:paraId="283A534E" w14:textId="77777777" w:rsidR="00A45A5E" w:rsidRPr="00D746B0" w:rsidRDefault="00A45A5E" w:rsidP="003C3BAE">
      <w:pPr>
        <w:rPr>
          <w:sz w:val="25"/>
          <w:szCs w:val="25"/>
        </w:rPr>
      </w:pPr>
    </w:p>
    <w:p w14:paraId="30E0E3D4" w14:textId="105AE8A2" w:rsidR="003C3BAE" w:rsidRPr="00D746B0" w:rsidRDefault="00B91ED1" w:rsidP="003C3BAE">
      <w:pPr>
        <w:rPr>
          <w:sz w:val="25"/>
          <w:szCs w:val="25"/>
        </w:rPr>
      </w:pPr>
      <w:r w:rsidRPr="00D746B0">
        <w:rPr>
          <w:sz w:val="25"/>
          <w:szCs w:val="25"/>
        </w:rPr>
        <w:t xml:space="preserve">We made another simple join query, joining tables SONGARTIST and ARTIST on </w:t>
      </w:r>
      <w:proofErr w:type="spellStart"/>
      <w:r w:rsidRPr="00D746B0">
        <w:rPr>
          <w:sz w:val="25"/>
          <w:szCs w:val="25"/>
        </w:rPr>
        <w:t>ArtistID</w:t>
      </w:r>
      <w:proofErr w:type="spellEnd"/>
      <w:r w:rsidR="00490FB6" w:rsidRPr="00D746B0">
        <w:rPr>
          <w:sz w:val="25"/>
          <w:szCs w:val="25"/>
        </w:rPr>
        <w:t xml:space="preserve">. We select the </w:t>
      </w:r>
      <w:r w:rsidR="00131591" w:rsidRPr="00D746B0">
        <w:rPr>
          <w:sz w:val="25"/>
          <w:szCs w:val="25"/>
        </w:rPr>
        <w:t>artist’s</w:t>
      </w:r>
      <w:r w:rsidR="00490FB6" w:rsidRPr="00D746B0">
        <w:rPr>
          <w:sz w:val="25"/>
          <w:szCs w:val="25"/>
        </w:rPr>
        <w:t xml:space="preserve"> name and aggregated count of all their </w:t>
      </w:r>
      <w:r w:rsidR="008F2BC4" w:rsidRPr="00D746B0">
        <w:rPr>
          <w:sz w:val="25"/>
          <w:szCs w:val="25"/>
        </w:rPr>
        <w:t>songs as “</w:t>
      </w:r>
      <w:proofErr w:type="spellStart"/>
      <w:r w:rsidR="008F2BC4" w:rsidRPr="00D746B0">
        <w:rPr>
          <w:sz w:val="25"/>
          <w:szCs w:val="25"/>
        </w:rPr>
        <w:t>NumberofSongs</w:t>
      </w:r>
      <w:proofErr w:type="spellEnd"/>
      <w:r w:rsidR="008F2BC4" w:rsidRPr="00D746B0">
        <w:rPr>
          <w:sz w:val="25"/>
          <w:szCs w:val="25"/>
        </w:rPr>
        <w:t>.”</w:t>
      </w:r>
      <w:r w:rsidR="00DD46F3" w:rsidRPr="00D746B0">
        <w:rPr>
          <w:sz w:val="25"/>
          <w:szCs w:val="25"/>
        </w:rPr>
        <w:t xml:space="preserve"> We </w:t>
      </w:r>
      <w:r w:rsidR="00DD46F3" w:rsidRPr="00D746B0">
        <w:rPr>
          <w:sz w:val="25"/>
          <w:szCs w:val="25"/>
        </w:rPr>
        <w:lastRenderedPageBreak/>
        <w:t>then ordered the number of songs by each individual artists by the “</w:t>
      </w:r>
      <w:proofErr w:type="spellStart"/>
      <w:r w:rsidR="00DD46F3" w:rsidRPr="00D746B0">
        <w:rPr>
          <w:sz w:val="25"/>
          <w:szCs w:val="25"/>
        </w:rPr>
        <w:t>NumberOfSongs</w:t>
      </w:r>
      <w:proofErr w:type="spellEnd"/>
      <w:r w:rsidR="00DD46F3" w:rsidRPr="00D746B0">
        <w:rPr>
          <w:sz w:val="25"/>
          <w:szCs w:val="25"/>
        </w:rPr>
        <w:t>” column in descending order again.</w:t>
      </w:r>
      <w:r w:rsidR="00B0282A" w:rsidRPr="00D746B0">
        <w:rPr>
          <w:sz w:val="25"/>
          <w:szCs w:val="25"/>
        </w:rPr>
        <w:t xml:space="preserve"> </w:t>
      </w:r>
    </w:p>
    <w:p w14:paraId="4DFB4110" w14:textId="77777777" w:rsidR="004A2F20" w:rsidRDefault="004A2F20" w:rsidP="003C3BAE"/>
    <w:p w14:paraId="26A8FDBC" w14:textId="77777777" w:rsidR="00C40BDF" w:rsidRDefault="00C40BDF" w:rsidP="00C40BDF">
      <w:r>
        <w:t xml:space="preserve">SELECT </w:t>
      </w:r>
      <w:proofErr w:type="spellStart"/>
      <w:r>
        <w:t>ARTIST.ArtistName</w:t>
      </w:r>
      <w:proofErr w:type="spellEnd"/>
      <w:r>
        <w:t xml:space="preserve">, </w:t>
      </w:r>
      <w:proofErr w:type="gramStart"/>
      <w:r>
        <w:t>COUNT(</w:t>
      </w:r>
      <w:proofErr w:type="gramEnd"/>
      <w:r>
        <w:t xml:space="preserve">*) AS </w:t>
      </w:r>
      <w:proofErr w:type="spellStart"/>
      <w:r>
        <w:t>NumberOfSongs</w:t>
      </w:r>
      <w:proofErr w:type="spellEnd"/>
    </w:p>
    <w:p w14:paraId="3C1AD031" w14:textId="77777777" w:rsidR="00C40BDF" w:rsidRDefault="00C40BDF" w:rsidP="00C40BDF">
      <w:r>
        <w:t>FROM ARTIST</w:t>
      </w:r>
    </w:p>
    <w:p w14:paraId="6BB1B8CC" w14:textId="77777777" w:rsidR="00C40BDF" w:rsidRDefault="00C40BDF" w:rsidP="00C40BDF">
      <w:r>
        <w:t xml:space="preserve">JOIN SONGARTIST </w:t>
      </w:r>
      <w:proofErr w:type="spellStart"/>
      <w:r>
        <w:t>sa</w:t>
      </w:r>
      <w:proofErr w:type="spellEnd"/>
      <w:r>
        <w:t xml:space="preserve"> ON </w:t>
      </w:r>
      <w:proofErr w:type="spellStart"/>
      <w:r>
        <w:t>ARTIST.ArtistID</w:t>
      </w:r>
      <w:proofErr w:type="spellEnd"/>
      <w:r>
        <w:t xml:space="preserve"> = </w:t>
      </w:r>
      <w:proofErr w:type="spellStart"/>
      <w:proofErr w:type="gramStart"/>
      <w:r>
        <w:t>sa.ArtistID</w:t>
      </w:r>
      <w:proofErr w:type="spellEnd"/>
      <w:proofErr w:type="gramEnd"/>
    </w:p>
    <w:p w14:paraId="1C0B5183" w14:textId="77777777" w:rsidR="00C40BDF" w:rsidRDefault="00C40BDF" w:rsidP="00C40BDF">
      <w:r>
        <w:t xml:space="preserve">GROUP BY </w:t>
      </w:r>
      <w:proofErr w:type="spellStart"/>
      <w:r>
        <w:t>ARTIST.ArtistName</w:t>
      </w:r>
      <w:proofErr w:type="spellEnd"/>
    </w:p>
    <w:p w14:paraId="7512B4BE" w14:textId="7942DB8A" w:rsidR="00A80ECA" w:rsidRDefault="00C40BDF" w:rsidP="00C40BDF">
      <w:r>
        <w:t xml:space="preserve">ORDER BY </w:t>
      </w:r>
      <w:proofErr w:type="spellStart"/>
      <w:r>
        <w:t>NumberOfSongs</w:t>
      </w:r>
      <w:proofErr w:type="spellEnd"/>
      <w:r>
        <w:t xml:space="preserve"> </w:t>
      </w:r>
      <w:proofErr w:type="gramStart"/>
      <w:r>
        <w:t>DESC;</w:t>
      </w:r>
      <w:proofErr w:type="gramEnd"/>
    </w:p>
    <w:p w14:paraId="4F873D25" w14:textId="77777777" w:rsidR="00D746B0" w:rsidRDefault="00D746B0" w:rsidP="003C3BAE">
      <w:pPr>
        <w:rPr>
          <w:sz w:val="25"/>
          <w:szCs w:val="25"/>
        </w:rPr>
      </w:pPr>
    </w:p>
    <w:p w14:paraId="77A315D6" w14:textId="77777777" w:rsidR="00D746B0" w:rsidRDefault="00D746B0" w:rsidP="003C3BAE">
      <w:pPr>
        <w:rPr>
          <w:sz w:val="25"/>
          <w:szCs w:val="25"/>
        </w:rPr>
      </w:pPr>
    </w:p>
    <w:p w14:paraId="68D8D254" w14:textId="60A7B9E8" w:rsidR="003C3BAE" w:rsidRPr="00D746B0" w:rsidRDefault="00244DE1" w:rsidP="003C3BAE">
      <w:pPr>
        <w:rPr>
          <w:sz w:val="25"/>
          <w:szCs w:val="25"/>
        </w:rPr>
      </w:pPr>
      <w:r w:rsidRPr="00D746B0">
        <w:rPr>
          <w:sz w:val="25"/>
          <w:szCs w:val="25"/>
        </w:rPr>
        <w:t>Our results</w:t>
      </w:r>
      <w:r w:rsidR="00C43A0F" w:rsidRPr="00D746B0">
        <w:rPr>
          <w:sz w:val="25"/>
          <w:szCs w:val="25"/>
        </w:rPr>
        <w:t xml:space="preserve"> (Figure 4</w:t>
      </w:r>
      <w:r w:rsidR="00674BC8" w:rsidRPr="00D746B0">
        <w:rPr>
          <w:sz w:val="25"/>
          <w:szCs w:val="25"/>
        </w:rPr>
        <w:t>)</w:t>
      </w:r>
      <w:r w:rsidRPr="00D746B0">
        <w:rPr>
          <w:sz w:val="25"/>
          <w:szCs w:val="25"/>
        </w:rPr>
        <w:t xml:space="preserve"> </w:t>
      </w:r>
      <w:r w:rsidR="002D663A" w:rsidRPr="00D746B0">
        <w:rPr>
          <w:sz w:val="25"/>
          <w:szCs w:val="25"/>
        </w:rPr>
        <w:t xml:space="preserve">exemplified the fact that </w:t>
      </w:r>
      <w:r w:rsidR="000E69CC" w:rsidRPr="00D746B0">
        <w:rPr>
          <w:sz w:val="25"/>
          <w:szCs w:val="25"/>
        </w:rPr>
        <w:t xml:space="preserve">artists </w:t>
      </w:r>
      <w:r w:rsidR="009F68BB" w:rsidRPr="00D746B0">
        <w:rPr>
          <w:sz w:val="25"/>
          <w:szCs w:val="25"/>
        </w:rPr>
        <w:t xml:space="preserve">with </w:t>
      </w:r>
      <w:r w:rsidR="00D108EA" w:rsidRPr="00D746B0">
        <w:rPr>
          <w:sz w:val="25"/>
          <w:szCs w:val="25"/>
        </w:rPr>
        <w:t>the greatest</w:t>
      </w:r>
      <w:r w:rsidR="009F68BB" w:rsidRPr="00D746B0">
        <w:rPr>
          <w:sz w:val="25"/>
          <w:szCs w:val="25"/>
        </w:rPr>
        <w:t xml:space="preserve"> number of songs in the top charts correlated </w:t>
      </w:r>
      <w:r w:rsidR="007E1DBE" w:rsidRPr="00D746B0">
        <w:rPr>
          <w:sz w:val="25"/>
          <w:szCs w:val="25"/>
        </w:rPr>
        <w:t>with artist genre. For example,</w:t>
      </w:r>
      <w:r w:rsidR="004555EE" w:rsidRPr="00D746B0">
        <w:rPr>
          <w:sz w:val="25"/>
          <w:szCs w:val="25"/>
        </w:rPr>
        <w:t xml:space="preserve"> rap being the second highest genre</w:t>
      </w:r>
      <w:r w:rsidR="002D3A2B" w:rsidRPr="00D746B0">
        <w:rPr>
          <w:sz w:val="25"/>
          <w:szCs w:val="25"/>
        </w:rPr>
        <w:t xml:space="preserve"> among</w:t>
      </w:r>
      <w:r w:rsidR="007E016C" w:rsidRPr="00D746B0">
        <w:rPr>
          <w:sz w:val="25"/>
          <w:szCs w:val="25"/>
        </w:rPr>
        <w:t xml:space="preserve"> top chart songs</w:t>
      </w:r>
      <w:r w:rsidR="00BE2680" w:rsidRPr="00D746B0">
        <w:rPr>
          <w:sz w:val="25"/>
          <w:szCs w:val="25"/>
        </w:rPr>
        <w:t xml:space="preserve"> would imply that</w:t>
      </w:r>
      <w:r w:rsidR="00C02F19" w:rsidRPr="00D746B0">
        <w:rPr>
          <w:sz w:val="25"/>
          <w:szCs w:val="25"/>
        </w:rPr>
        <w:t xml:space="preserve"> art</w:t>
      </w:r>
      <w:r w:rsidR="00D26869" w:rsidRPr="00D746B0">
        <w:rPr>
          <w:sz w:val="25"/>
          <w:szCs w:val="25"/>
        </w:rPr>
        <w:t xml:space="preserve">ist’s whose genre is rap would have </w:t>
      </w:r>
      <w:r w:rsidR="005B4D51" w:rsidRPr="00D746B0">
        <w:rPr>
          <w:sz w:val="25"/>
          <w:szCs w:val="25"/>
        </w:rPr>
        <w:t>a high</w:t>
      </w:r>
      <w:r w:rsidR="00D8483B" w:rsidRPr="00D746B0">
        <w:rPr>
          <w:sz w:val="25"/>
          <w:szCs w:val="25"/>
        </w:rPr>
        <w:t xml:space="preserve"> number of songs</w:t>
      </w:r>
      <w:r w:rsidR="00BD59B8" w:rsidRPr="00D746B0">
        <w:rPr>
          <w:sz w:val="25"/>
          <w:szCs w:val="25"/>
        </w:rPr>
        <w:t xml:space="preserve"> within the </w:t>
      </w:r>
      <w:r w:rsidR="00CA21CF" w:rsidRPr="00D746B0">
        <w:rPr>
          <w:sz w:val="25"/>
          <w:szCs w:val="25"/>
        </w:rPr>
        <w:t>top charts.</w:t>
      </w:r>
      <w:r w:rsidR="00AC464B" w:rsidRPr="00D746B0">
        <w:rPr>
          <w:sz w:val="25"/>
          <w:szCs w:val="25"/>
        </w:rPr>
        <w:t xml:space="preserve"> </w:t>
      </w:r>
    </w:p>
    <w:p w14:paraId="02D9A998" w14:textId="41987930" w:rsidR="00BC4ADD" w:rsidRDefault="00CA7CF3" w:rsidP="003C3BAE">
      <w:pPr>
        <w:rPr>
          <w:b/>
          <w:bCs/>
        </w:rPr>
      </w:pPr>
      <w:r>
        <w:rPr>
          <w:noProof/>
        </w:rPr>
        <mc:AlternateContent>
          <mc:Choice Requires="wps">
            <w:drawing>
              <wp:anchor distT="0" distB="0" distL="114300" distR="114300" simplePos="0" relativeHeight="251658243" behindDoc="0" locked="0" layoutInCell="1" allowOverlap="1" wp14:anchorId="1F7799D9" wp14:editId="6B68454D">
                <wp:simplePos x="0" y="0"/>
                <wp:positionH relativeFrom="margin">
                  <wp:align>center</wp:align>
                </wp:positionH>
                <wp:positionV relativeFrom="paragraph">
                  <wp:posOffset>2094865</wp:posOffset>
                </wp:positionV>
                <wp:extent cx="7555865" cy="635"/>
                <wp:effectExtent l="0" t="0" r="6985" b="0"/>
                <wp:wrapSquare wrapText="bothSides"/>
                <wp:docPr id="1450400020" name="Text Box 1450400020"/>
                <wp:cNvGraphicFramePr/>
                <a:graphic xmlns:a="http://schemas.openxmlformats.org/drawingml/2006/main">
                  <a:graphicData uri="http://schemas.microsoft.com/office/word/2010/wordprocessingShape">
                    <wps:wsp>
                      <wps:cNvSpPr txBox="1"/>
                      <wps:spPr>
                        <a:xfrm>
                          <a:off x="0" y="0"/>
                          <a:ext cx="7555865" cy="635"/>
                        </a:xfrm>
                        <a:prstGeom prst="rect">
                          <a:avLst/>
                        </a:prstGeom>
                        <a:solidFill>
                          <a:prstClr val="white"/>
                        </a:solidFill>
                        <a:ln>
                          <a:noFill/>
                        </a:ln>
                      </wps:spPr>
                      <wps:txbx>
                        <w:txbxContent>
                          <w:p w14:paraId="1CEC39AF" w14:textId="5ED728F1" w:rsidR="00131591" w:rsidRPr="009A7B8D" w:rsidRDefault="00131591" w:rsidP="00131591">
                            <w:pPr>
                              <w:pStyle w:val="Caption"/>
                              <w:jc w:val="center"/>
                              <w:rPr>
                                <w:b/>
                                <w:bCs/>
                                <w:sz w:val="22"/>
                                <w:szCs w:val="22"/>
                              </w:rPr>
                            </w:pPr>
                            <w:r w:rsidRPr="009A7B8D">
                              <w:rPr>
                                <w:sz w:val="22"/>
                                <w:szCs w:val="22"/>
                              </w:rPr>
                              <w:t>Figure 4: Artist and Their Respective Number of Songs on Top Charts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799D9" id="Text Box 1450400020" o:spid="_x0000_s1027" type="#_x0000_t202" style="position:absolute;margin-left:0;margin-top:164.95pt;width:594.95pt;height:.05pt;z-index:25165824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" stroked="f">
                <v:textbox style="mso-fit-shape-to-text:t" inset="0,0,0,0">
                  <w:txbxContent>
                    <w:p w14:paraId="1CEC39AF" w14:textId="5ED728F1" w:rsidR="00131591" w:rsidRPr="009A7B8D" w:rsidRDefault="00131591" w:rsidP="00131591">
                      <w:pPr>
                        <w:pStyle w:val="Caption"/>
                        <w:jc w:val="center"/>
                        <w:rPr>
                          <w:b/>
                          <w:bCs/>
                          <w:sz w:val="22"/>
                          <w:szCs w:val="22"/>
                        </w:rPr>
                      </w:pPr>
                      <w:r w:rsidRPr="009A7B8D">
                        <w:rPr>
                          <w:sz w:val="22"/>
                          <w:szCs w:val="22"/>
                        </w:rPr>
                        <w:t>Figure 4: Artist and Their Respective Number of Songs on Top Charts</w:t>
                      </w:r>
                    </w:p>
                  </w:txbxContent>
                </v:textbox>
                <w10:wrap type="square" anchorx="margin"/>
              </v:shape>
            </w:pict>
          </mc:Fallback>
        </mc:AlternateContent>
      </w:r>
      <w:r w:rsidRPr="00BC4ADD">
        <w:rPr>
          <w:b/>
          <w:bCs/>
          <w:noProof/>
        </w:rPr>
        <w:drawing>
          <wp:anchor distT="0" distB="0" distL="114300" distR="114300" simplePos="0" relativeHeight="251658241" behindDoc="0" locked="0" layoutInCell="1" allowOverlap="1" wp14:anchorId="7BE5CDEA" wp14:editId="05ED3643">
            <wp:simplePos x="0" y="0"/>
            <wp:positionH relativeFrom="margin">
              <wp:align>center</wp:align>
            </wp:positionH>
            <wp:positionV relativeFrom="paragraph">
              <wp:posOffset>208280</wp:posOffset>
            </wp:positionV>
            <wp:extent cx="7556132" cy="1865622"/>
            <wp:effectExtent l="0" t="0" r="6985" b="1905"/>
            <wp:wrapSquare wrapText="bothSides"/>
            <wp:docPr id="94522985" name="Picture 94522985" descr="A black and grey background with black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2985" name="Picture 1" descr="A black and grey background with black strip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56132" cy="1865622"/>
                    </a:xfrm>
                    <a:prstGeom prst="rect">
                      <a:avLst/>
                    </a:prstGeom>
                  </pic:spPr>
                </pic:pic>
              </a:graphicData>
            </a:graphic>
            <wp14:sizeRelH relativeFrom="margin">
              <wp14:pctWidth>0</wp14:pctWidth>
            </wp14:sizeRelH>
            <wp14:sizeRelV relativeFrom="margin">
              <wp14:pctHeight>0</wp14:pctHeight>
            </wp14:sizeRelV>
          </wp:anchor>
        </w:drawing>
      </w:r>
    </w:p>
    <w:p w14:paraId="4355645F" w14:textId="45110DA7" w:rsidR="00BC4ADD" w:rsidRDefault="00BC4ADD" w:rsidP="003C3BAE">
      <w:pPr>
        <w:rPr>
          <w:b/>
          <w:bCs/>
        </w:rPr>
      </w:pPr>
    </w:p>
    <w:p w14:paraId="7B5D2FA9" w14:textId="19DDD081" w:rsidR="00BC4ADD" w:rsidRDefault="00BC4ADD" w:rsidP="003C3BAE">
      <w:pPr>
        <w:rPr>
          <w:b/>
          <w:bCs/>
        </w:rPr>
      </w:pPr>
    </w:p>
    <w:p w14:paraId="6127CE5D" w14:textId="06A12CF1" w:rsidR="00BC4ADD" w:rsidRDefault="00BC4ADD" w:rsidP="003C3BAE">
      <w:pPr>
        <w:rPr>
          <w:b/>
          <w:bCs/>
        </w:rPr>
      </w:pPr>
    </w:p>
    <w:p w14:paraId="4B37ACDB" w14:textId="21572433" w:rsidR="00BC4ADD" w:rsidRPr="00FD7697" w:rsidRDefault="00BC4ADD" w:rsidP="003C3BAE">
      <w:pPr>
        <w:rPr>
          <w:b/>
          <w:bCs/>
        </w:rPr>
      </w:pPr>
    </w:p>
    <w:p w14:paraId="41274658" w14:textId="77777777" w:rsidR="004A1978" w:rsidRDefault="003C3BAE" w:rsidP="000731ED">
      <w:pPr>
        <w:pStyle w:val="ListParagraph"/>
        <w:numPr>
          <w:ilvl w:val="0"/>
          <w:numId w:val="3"/>
        </w:numPr>
        <w:rPr>
          <w:b/>
        </w:rPr>
      </w:pPr>
      <w:r w:rsidRPr="004A1978">
        <w:rPr>
          <w:b/>
          <w:sz w:val="32"/>
          <w:szCs w:val="32"/>
        </w:rPr>
        <w:t>Question three:</w:t>
      </w:r>
      <w:r w:rsidR="00B94815">
        <w:t xml:space="preserve"> </w:t>
      </w:r>
    </w:p>
    <w:p w14:paraId="512D3078" w14:textId="20B7ACE1" w:rsidR="003C3BAE" w:rsidRPr="00D746B0" w:rsidRDefault="00146ED7" w:rsidP="003C3BAE">
      <w:pPr>
        <w:rPr>
          <w:sz w:val="25"/>
          <w:szCs w:val="25"/>
        </w:rPr>
      </w:pPr>
      <w:r w:rsidRPr="00D746B0">
        <w:rPr>
          <w:b/>
          <w:sz w:val="25"/>
          <w:szCs w:val="25"/>
        </w:rPr>
        <w:t xml:space="preserve">How does longevity </w:t>
      </w:r>
      <w:r w:rsidR="000C76C2" w:rsidRPr="00D746B0">
        <w:rPr>
          <w:b/>
          <w:sz w:val="25"/>
          <w:szCs w:val="25"/>
        </w:rPr>
        <w:t xml:space="preserve">on the top charts relate to </w:t>
      </w:r>
      <w:r w:rsidR="007F5214" w:rsidRPr="00D746B0">
        <w:rPr>
          <w:b/>
          <w:sz w:val="25"/>
          <w:szCs w:val="25"/>
        </w:rPr>
        <w:t xml:space="preserve">a </w:t>
      </w:r>
      <w:proofErr w:type="gramStart"/>
      <w:r w:rsidR="007F5214" w:rsidRPr="00D746B0">
        <w:rPr>
          <w:b/>
          <w:sz w:val="25"/>
          <w:szCs w:val="25"/>
        </w:rPr>
        <w:t>songs</w:t>
      </w:r>
      <w:proofErr w:type="gramEnd"/>
      <w:r w:rsidR="007F5214" w:rsidRPr="00D746B0">
        <w:rPr>
          <w:b/>
          <w:sz w:val="25"/>
          <w:szCs w:val="25"/>
        </w:rPr>
        <w:t xml:space="preserve"> average </w:t>
      </w:r>
      <w:r w:rsidR="001D6259" w:rsidRPr="00D746B0">
        <w:rPr>
          <w:b/>
          <w:sz w:val="25"/>
          <w:szCs w:val="25"/>
        </w:rPr>
        <w:t>overall</w:t>
      </w:r>
      <w:r w:rsidR="007F5214" w:rsidRPr="00D746B0">
        <w:rPr>
          <w:b/>
          <w:sz w:val="25"/>
          <w:szCs w:val="25"/>
        </w:rPr>
        <w:t xml:space="preserve"> rank?</w:t>
      </w:r>
      <w:r w:rsidR="007F5214" w:rsidRPr="00D746B0">
        <w:rPr>
          <w:sz w:val="25"/>
          <w:szCs w:val="25"/>
        </w:rPr>
        <w:t xml:space="preserve"> </w:t>
      </w:r>
      <w:r w:rsidR="00BE2355" w:rsidRPr="00D746B0">
        <w:rPr>
          <w:sz w:val="25"/>
          <w:szCs w:val="25"/>
        </w:rPr>
        <w:t>In this question</w:t>
      </w:r>
      <w:r w:rsidR="00BE4747" w:rsidRPr="00D746B0">
        <w:rPr>
          <w:sz w:val="25"/>
          <w:szCs w:val="25"/>
        </w:rPr>
        <w:t xml:space="preserve"> we wanted to see if there was a relationship between a songs </w:t>
      </w:r>
      <w:r w:rsidR="00E22C9B" w:rsidRPr="00D746B0">
        <w:rPr>
          <w:sz w:val="25"/>
          <w:szCs w:val="25"/>
        </w:rPr>
        <w:t>average overall rank</w:t>
      </w:r>
      <w:r w:rsidR="00056C33" w:rsidRPr="00D746B0">
        <w:rPr>
          <w:sz w:val="25"/>
          <w:szCs w:val="25"/>
        </w:rPr>
        <w:t xml:space="preserve"> </w:t>
      </w:r>
      <w:r w:rsidR="00056C33" w:rsidRPr="00D746B0">
        <w:rPr>
          <w:sz w:val="25"/>
          <w:szCs w:val="25"/>
        </w:rPr>
        <w:lastRenderedPageBreak/>
        <w:t xml:space="preserve">and how long it stays in the </w:t>
      </w:r>
      <w:r w:rsidR="00480865" w:rsidRPr="00D746B0">
        <w:rPr>
          <w:sz w:val="25"/>
          <w:szCs w:val="25"/>
        </w:rPr>
        <w:t>top charts</w:t>
      </w:r>
      <w:r w:rsidR="00DD363D" w:rsidRPr="00D746B0">
        <w:rPr>
          <w:sz w:val="25"/>
          <w:szCs w:val="25"/>
        </w:rPr>
        <w:t>.</w:t>
      </w:r>
      <w:r w:rsidR="005A4F5C" w:rsidRPr="00D746B0">
        <w:rPr>
          <w:sz w:val="25"/>
          <w:szCs w:val="25"/>
        </w:rPr>
        <w:t xml:space="preserve"> Assuming a song has a high </w:t>
      </w:r>
      <w:r w:rsidR="00C60E41" w:rsidRPr="00D746B0">
        <w:rPr>
          <w:sz w:val="25"/>
          <w:szCs w:val="25"/>
        </w:rPr>
        <w:t>average,</w:t>
      </w:r>
      <w:r w:rsidR="008D5175" w:rsidRPr="00D746B0">
        <w:rPr>
          <w:sz w:val="25"/>
          <w:szCs w:val="25"/>
        </w:rPr>
        <w:t xml:space="preserve"> rank</w:t>
      </w:r>
      <w:r w:rsidR="007422BB" w:rsidRPr="00D746B0">
        <w:rPr>
          <w:sz w:val="25"/>
          <w:szCs w:val="25"/>
        </w:rPr>
        <w:t xml:space="preserve"> would leave it remaining in the top charts for an extended period compared to a lower ranked song.</w:t>
      </w:r>
    </w:p>
    <w:p w14:paraId="53127A63" w14:textId="77777777" w:rsidR="00C94B0C" w:rsidRDefault="00C94B0C" w:rsidP="00C94B0C">
      <w:r>
        <w:t xml:space="preserve">SELECT CASE </w:t>
      </w:r>
    </w:p>
    <w:p w14:paraId="06EE0B2C" w14:textId="77777777" w:rsidR="00C94B0C" w:rsidRDefault="00C94B0C" w:rsidP="00C94B0C">
      <w:r>
        <w:t xml:space="preserve">    WHEN </w:t>
      </w:r>
      <w:proofErr w:type="spellStart"/>
      <w:r>
        <w:t>WeeksOnCharts</w:t>
      </w:r>
      <w:proofErr w:type="spellEnd"/>
      <w:r>
        <w:t xml:space="preserve"> &lt;= 52 THEN '1 Year'</w:t>
      </w:r>
    </w:p>
    <w:p w14:paraId="752F5D57" w14:textId="77777777" w:rsidR="00C94B0C" w:rsidRDefault="00C94B0C" w:rsidP="00C94B0C">
      <w:r>
        <w:t xml:space="preserve">    WHEN </w:t>
      </w:r>
      <w:proofErr w:type="spellStart"/>
      <w:r>
        <w:t>WeeksOnCharts</w:t>
      </w:r>
      <w:proofErr w:type="spellEnd"/>
      <w:r>
        <w:t xml:space="preserve"> &lt;= 104 THEN '2 Years'</w:t>
      </w:r>
    </w:p>
    <w:p w14:paraId="351CC1F3" w14:textId="77777777" w:rsidR="00C94B0C" w:rsidRDefault="00C94B0C" w:rsidP="00C94B0C">
      <w:r>
        <w:t xml:space="preserve">    WHEN </w:t>
      </w:r>
      <w:proofErr w:type="spellStart"/>
      <w:r>
        <w:t>WeeksOnCharts</w:t>
      </w:r>
      <w:proofErr w:type="spellEnd"/>
      <w:r>
        <w:t xml:space="preserve"> &lt;= 156 THEN '3 Years'</w:t>
      </w:r>
    </w:p>
    <w:p w14:paraId="2B495E1F" w14:textId="77777777" w:rsidR="00C94B0C" w:rsidRDefault="00C94B0C" w:rsidP="00C94B0C">
      <w:r>
        <w:t xml:space="preserve">    WHEN </w:t>
      </w:r>
      <w:proofErr w:type="spellStart"/>
      <w:r>
        <w:t>WeeksOnCharts</w:t>
      </w:r>
      <w:proofErr w:type="spellEnd"/>
      <w:r>
        <w:t xml:space="preserve"> &lt;= 208 THEN '4 Years'</w:t>
      </w:r>
    </w:p>
    <w:p w14:paraId="38AC92BE" w14:textId="77777777" w:rsidR="00C94B0C" w:rsidRDefault="00C94B0C" w:rsidP="00C94B0C">
      <w:r>
        <w:t xml:space="preserve">    WHEN </w:t>
      </w:r>
      <w:proofErr w:type="spellStart"/>
      <w:r>
        <w:t>WeeksOnCharts</w:t>
      </w:r>
      <w:proofErr w:type="spellEnd"/>
      <w:r>
        <w:t xml:space="preserve"> &lt;= 260 THEN '5 Years'</w:t>
      </w:r>
    </w:p>
    <w:p w14:paraId="4F8667CD" w14:textId="77777777" w:rsidR="00C94B0C" w:rsidRDefault="00C94B0C" w:rsidP="00C94B0C">
      <w:r>
        <w:t xml:space="preserve">    ELSE 'More Than 5 Years'</w:t>
      </w:r>
    </w:p>
    <w:p w14:paraId="72490913" w14:textId="77777777" w:rsidR="00C94B0C" w:rsidRDefault="00C94B0C" w:rsidP="00C94B0C">
      <w:r>
        <w:t xml:space="preserve">    END AS </w:t>
      </w:r>
      <w:proofErr w:type="spellStart"/>
      <w:r>
        <w:t>RankCategory</w:t>
      </w:r>
      <w:proofErr w:type="spellEnd"/>
      <w:r>
        <w:t xml:space="preserve">, ROUND(AVG(Ranks), 0) AS </w:t>
      </w:r>
      <w:proofErr w:type="spellStart"/>
      <w:r>
        <w:t>AverageRank</w:t>
      </w:r>
      <w:proofErr w:type="spellEnd"/>
    </w:p>
    <w:p w14:paraId="76EE036D" w14:textId="77777777" w:rsidR="00C94B0C" w:rsidRDefault="00C94B0C" w:rsidP="00C94B0C">
      <w:r>
        <w:t>FROM CHARTRANK</w:t>
      </w:r>
    </w:p>
    <w:p w14:paraId="24067199" w14:textId="77777777" w:rsidR="00C94B0C" w:rsidRDefault="00C94B0C" w:rsidP="00C94B0C">
      <w:r>
        <w:t>GROUP BY CASE</w:t>
      </w:r>
    </w:p>
    <w:p w14:paraId="2640BDF2" w14:textId="77777777" w:rsidR="00C94B0C" w:rsidRDefault="00C94B0C" w:rsidP="00C94B0C">
      <w:r>
        <w:t xml:space="preserve">    WHEN </w:t>
      </w:r>
      <w:proofErr w:type="spellStart"/>
      <w:r>
        <w:t>WeeksOnCharts</w:t>
      </w:r>
      <w:proofErr w:type="spellEnd"/>
      <w:r>
        <w:t xml:space="preserve"> &lt;= 52 THEN '1 Year'</w:t>
      </w:r>
    </w:p>
    <w:p w14:paraId="1CC3ABB5" w14:textId="77777777" w:rsidR="00C94B0C" w:rsidRDefault="00C94B0C" w:rsidP="00C94B0C">
      <w:r>
        <w:t xml:space="preserve">    WHEN </w:t>
      </w:r>
      <w:proofErr w:type="spellStart"/>
      <w:r>
        <w:t>WeeksOnCharts</w:t>
      </w:r>
      <w:proofErr w:type="spellEnd"/>
      <w:r>
        <w:t xml:space="preserve"> &lt;= 104 THEN '2 Years'</w:t>
      </w:r>
    </w:p>
    <w:p w14:paraId="199EFA79" w14:textId="77777777" w:rsidR="00C94B0C" w:rsidRDefault="00C94B0C" w:rsidP="00C94B0C">
      <w:r>
        <w:t xml:space="preserve">    WHEN </w:t>
      </w:r>
      <w:proofErr w:type="spellStart"/>
      <w:r>
        <w:t>WeeksOnCharts</w:t>
      </w:r>
      <w:proofErr w:type="spellEnd"/>
      <w:r>
        <w:t xml:space="preserve"> &lt;= 156 THEN '3 Years'</w:t>
      </w:r>
    </w:p>
    <w:p w14:paraId="02FBC4E2" w14:textId="77777777" w:rsidR="00C94B0C" w:rsidRDefault="00C94B0C" w:rsidP="00C94B0C">
      <w:r>
        <w:t xml:space="preserve">    WHEN </w:t>
      </w:r>
      <w:proofErr w:type="spellStart"/>
      <w:r>
        <w:t>WeeksOnCharts</w:t>
      </w:r>
      <w:proofErr w:type="spellEnd"/>
      <w:r>
        <w:t xml:space="preserve"> &lt;= 208 THEN '4 Years'</w:t>
      </w:r>
    </w:p>
    <w:p w14:paraId="0FBCCC2D" w14:textId="77777777" w:rsidR="00C94B0C" w:rsidRDefault="00C94B0C" w:rsidP="00C94B0C">
      <w:r>
        <w:t xml:space="preserve">    WHEN </w:t>
      </w:r>
      <w:proofErr w:type="spellStart"/>
      <w:r>
        <w:t>WeeksOnCharts</w:t>
      </w:r>
      <w:proofErr w:type="spellEnd"/>
      <w:r>
        <w:t xml:space="preserve"> &lt;= 260 THEN '5 Years'</w:t>
      </w:r>
    </w:p>
    <w:p w14:paraId="58F1850F" w14:textId="77777777" w:rsidR="00C94B0C" w:rsidRDefault="00C94B0C" w:rsidP="00C94B0C">
      <w:r>
        <w:t xml:space="preserve">    ELSE 'More Than 5 Years'</w:t>
      </w:r>
    </w:p>
    <w:p w14:paraId="448A6F75" w14:textId="77777777" w:rsidR="00C94B0C" w:rsidRDefault="00C94B0C" w:rsidP="00C94B0C">
      <w:r>
        <w:t xml:space="preserve">    END</w:t>
      </w:r>
    </w:p>
    <w:p w14:paraId="18F09FE4" w14:textId="79091ADA" w:rsidR="003C3BAE" w:rsidRDefault="00C94B0C" w:rsidP="003C3BAE">
      <w:r>
        <w:t xml:space="preserve">ORDER BY </w:t>
      </w:r>
      <w:proofErr w:type="spellStart"/>
      <w:r>
        <w:t>RankCategory</w:t>
      </w:r>
      <w:proofErr w:type="spellEnd"/>
      <w:r>
        <w:t xml:space="preserve"> </w:t>
      </w:r>
      <w:proofErr w:type="gramStart"/>
      <w:r>
        <w:t>ASC;</w:t>
      </w:r>
      <w:proofErr w:type="gramEnd"/>
    </w:p>
    <w:p w14:paraId="27B78CDF" w14:textId="77777777" w:rsidR="00D746B0" w:rsidRDefault="00D746B0" w:rsidP="003C3BAE">
      <w:pPr>
        <w:rPr>
          <w:sz w:val="25"/>
          <w:szCs w:val="25"/>
        </w:rPr>
      </w:pPr>
    </w:p>
    <w:p w14:paraId="2EC31CEE" w14:textId="650E7A64" w:rsidR="00121E3F" w:rsidRDefault="00BD68FF" w:rsidP="003C3BAE">
      <w:r w:rsidRPr="007F0D04">
        <w:rPr>
          <w:noProof/>
        </w:rPr>
        <w:drawing>
          <wp:anchor distT="0" distB="0" distL="114300" distR="114300" simplePos="0" relativeHeight="251658245" behindDoc="1" locked="0" layoutInCell="1" allowOverlap="1" wp14:anchorId="03B241F3" wp14:editId="17A2B563">
            <wp:simplePos x="0" y="0"/>
            <wp:positionH relativeFrom="margin">
              <wp:align>center</wp:align>
            </wp:positionH>
            <wp:positionV relativeFrom="paragraph">
              <wp:posOffset>989330</wp:posOffset>
            </wp:positionV>
            <wp:extent cx="6856730" cy="1466850"/>
            <wp:effectExtent l="0" t="0" r="1270" b="0"/>
            <wp:wrapTight wrapText="bothSides">
              <wp:wrapPolygon edited="0">
                <wp:start x="0" y="0"/>
                <wp:lineTo x="0" y="21319"/>
                <wp:lineTo x="21544" y="21319"/>
                <wp:lineTo x="21544" y="0"/>
                <wp:lineTo x="0" y="0"/>
              </wp:wrapPolygon>
            </wp:wrapTight>
            <wp:docPr id="11" name="Picture 11" descr="A black and white background with several horizonta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and white background with several horizontal lin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856730" cy="1466850"/>
                    </a:xfrm>
                    <a:prstGeom prst="rect">
                      <a:avLst/>
                    </a:prstGeom>
                  </pic:spPr>
                </pic:pic>
              </a:graphicData>
            </a:graphic>
            <wp14:sizeRelH relativeFrom="margin">
              <wp14:pctWidth>0</wp14:pctWidth>
            </wp14:sizeRelH>
            <wp14:sizeRelV relativeFrom="margin">
              <wp14:pctHeight>0</wp14:pctHeight>
            </wp14:sizeRelV>
          </wp:anchor>
        </w:drawing>
      </w:r>
      <w:r w:rsidR="00894AFA">
        <w:rPr>
          <w:sz w:val="25"/>
          <w:szCs w:val="25"/>
        </w:rPr>
        <w:t xml:space="preserve">From the results you can see that the general trend is that the longer </w:t>
      </w:r>
      <w:r w:rsidR="00D745BC">
        <w:rPr>
          <w:sz w:val="25"/>
          <w:szCs w:val="25"/>
        </w:rPr>
        <w:t>a song is on the top charts the lower its average rank is</w:t>
      </w:r>
      <w:r w:rsidR="00FA31CD">
        <w:rPr>
          <w:sz w:val="25"/>
          <w:szCs w:val="25"/>
        </w:rPr>
        <w:t>.</w:t>
      </w:r>
      <w:r w:rsidR="000D0E0E">
        <w:rPr>
          <w:sz w:val="25"/>
          <w:szCs w:val="25"/>
        </w:rPr>
        <w:t xml:space="preserve"> </w:t>
      </w:r>
      <w:r w:rsidR="001614BF">
        <w:rPr>
          <w:sz w:val="25"/>
          <w:szCs w:val="25"/>
        </w:rPr>
        <w:t xml:space="preserve">Songs that are on the top charts for a shorter </w:t>
      </w:r>
      <w:r>
        <w:rPr>
          <w:sz w:val="25"/>
          <w:szCs w:val="25"/>
        </w:rPr>
        <w:t>period</w:t>
      </w:r>
      <w:r w:rsidR="001614BF">
        <w:rPr>
          <w:sz w:val="25"/>
          <w:szCs w:val="25"/>
        </w:rPr>
        <w:t xml:space="preserve"> </w:t>
      </w:r>
      <w:r w:rsidR="001614BF">
        <w:rPr>
          <w:sz w:val="25"/>
          <w:szCs w:val="25"/>
        </w:rPr>
        <w:lastRenderedPageBreak/>
        <w:t>often have a higher average rank</w:t>
      </w:r>
      <w:r>
        <w:rPr>
          <w:sz w:val="25"/>
          <w:szCs w:val="25"/>
        </w:rPr>
        <w:t>. This</w:t>
      </w:r>
      <w:r w:rsidR="001614BF">
        <w:rPr>
          <w:sz w:val="25"/>
          <w:szCs w:val="25"/>
        </w:rPr>
        <w:t xml:space="preserve"> </w:t>
      </w:r>
      <w:r>
        <w:rPr>
          <w:sz w:val="25"/>
          <w:szCs w:val="25"/>
        </w:rPr>
        <w:t>suggests</w:t>
      </w:r>
      <w:r w:rsidR="001614BF">
        <w:rPr>
          <w:sz w:val="25"/>
          <w:szCs w:val="25"/>
        </w:rPr>
        <w:t xml:space="preserve"> that </w:t>
      </w:r>
      <w:r w:rsidR="00E24E4F">
        <w:rPr>
          <w:sz w:val="25"/>
          <w:szCs w:val="25"/>
        </w:rPr>
        <w:t xml:space="preserve">songs often start with a rank when they first enter the charts and then slowly </w:t>
      </w:r>
      <w:r>
        <w:rPr>
          <w:sz w:val="25"/>
          <w:szCs w:val="25"/>
        </w:rPr>
        <w:t xml:space="preserve">drop in the charts or leave the top charts. </w:t>
      </w:r>
    </w:p>
    <w:p w14:paraId="2E515CB2" w14:textId="093161E7" w:rsidR="00C94B0C" w:rsidRDefault="00336744" w:rsidP="00C94B0C">
      <w:r>
        <w:rPr>
          <w:noProof/>
        </w:rPr>
        <mc:AlternateContent>
          <mc:Choice Requires="wps">
            <w:drawing>
              <wp:anchor distT="45720" distB="45720" distL="114300" distR="114300" simplePos="0" relativeHeight="251658244" behindDoc="0" locked="0" layoutInCell="1" allowOverlap="1" wp14:anchorId="5EEADBBF" wp14:editId="069B79E3">
                <wp:simplePos x="0" y="0"/>
                <wp:positionH relativeFrom="margin">
                  <wp:align>center</wp:align>
                </wp:positionH>
                <wp:positionV relativeFrom="paragraph">
                  <wp:posOffset>1568450</wp:posOffset>
                </wp:positionV>
                <wp:extent cx="3240405" cy="283845"/>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0405" cy="283845"/>
                        </a:xfrm>
                        <a:prstGeom prst="rect">
                          <a:avLst/>
                        </a:prstGeom>
                        <a:solidFill>
                          <a:prstClr val="white"/>
                        </a:solidFill>
                        <a:ln>
                          <a:noFill/>
                        </a:ln>
                      </wps:spPr>
                      <wps:txbx>
                        <w:txbxContent>
                          <w:p w14:paraId="53360FAA" w14:textId="77777777" w:rsidR="007A32FB" w:rsidRPr="001D2F82" w:rsidRDefault="002575C4" w:rsidP="007C3A6F">
                            <w:pPr>
                              <w:pStyle w:val="Caption"/>
                              <w:jc w:val="center"/>
                            </w:pPr>
                            <w:r w:rsidRPr="001D2F82">
                              <w:t>Figure 5:</w:t>
                            </w:r>
                            <w:r w:rsidR="009B206F" w:rsidRPr="001D2F82">
                              <w:t xml:space="preserve"> </w:t>
                            </w:r>
                            <w:r w:rsidR="00774A6E" w:rsidRPr="001D2F82">
                              <w:t>Longevity</w:t>
                            </w:r>
                            <w:r w:rsidR="009B206F" w:rsidRPr="001D2F82">
                              <w:t xml:space="preserve"> in top charts and</w:t>
                            </w:r>
                            <w:r w:rsidR="00005CB4" w:rsidRPr="001D2F82">
                              <w:t xml:space="preserve"> </w:t>
                            </w:r>
                            <w:r w:rsidR="007C3A6F" w:rsidRPr="001D2F82">
                              <w:t>average ranking</w:t>
                            </w:r>
                            <w:r w:rsidR="00005CB4" w:rsidRPr="001D2F82">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EADBBF" id="Text Box 217" o:spid="_x0000_s1028" type="#_x0000_t202" style="position:absolute;margin-left:0;margin-top:123.5pt;width:255.15pt;height:22.35pt;z-index:2516582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" stroked="f">
                <v:textbox style="mso-fit-shape-to-text:t" inset="0,0,0,0">
                  <w:txbxContent>
                    <w:p w14:paraId="53360FAA" w14:textId="77777777" w:rsidR="007A32FB" w:rsidRPr="001D2F82" w:rsidRDefault="002575C4" w:rsidP="007C3A6F">
                      <w:pPr>
                        <w:pStyle w:val="Caption"/>
                        <w:jc w:val="center"/>
                      </w:pPr>
                      <w:r w:rsidRPr="001D2F82">
                        <w:t>Figure 5:</w:t>
                      </w:r>
                      <w:r w:rsidR="009B206F" w:rsidRPr="001D2F82">
                        <w:t xml:space="preserve"> </w:t>
                      </w:r>
                      <w:r w:rsidR="00774A6E" w:rsidRPr="001D2F82">
                        <w:t>Longevity</w:t>
                      </w:r>
                      <w:r w:rsidR="009B206F" w:rsidRPr="001D2F82">
                        <w:t xml:space="preserve"> in top charts and</w:t>
                      </w:r>
                      <w:r w:rsidR="00005CB4" w:rsidRPr="001D2F82">
                        <w:t xml:space="preserve"> </w:t>
                      </w:r>
                      <w:r w:rsidR="007C3A6F" w:rsidRPr="001D2F82">
                        <w:t>average ranking</w:t>
                      </w:r>
                      <w:r w:rsidR="00005CB4" w:rsidRPr="001D2F82">
                        <w:t xml:space="preserve"> </w:t>
                      </w:r>
                    </w:p>
                  </w:txbxContent>
                </v:textbox>
                <w10:wrap type="square" anchorx="margin"/>
              </v:shape>
            </w:pict>
          </mc:Fallback>
        </mc:AlternateContent>
      </w:r>
    </w:p>
    <w:p w14:paraId="229C606D" w14:textId="6BD4A6D0" w:rsidR="007F3AFE" w:rsidRPr="007F3AFE" w:rsidRDefault="007F3AFE" w:rsidP="007F3AFE">
      <w:pPr>
        <w:pStyle w:val="ListParagraph"/>
      </w:pPr>
    </w:p>
    <w:p w14:paraId="07C3BF99" w14:textId="77777777" w:rsidR="007F3AFE" w:rsidRPr="007F3AFE" w:rsidRDefault="007F3AFE" w:rsidP="007F3AFE">
      <w:pPr>
        <w:pStyle w:val="ListParagraph"/>
      </w:pPr>
    </w:p>
    <w:p w14:paraId="5869BF02" w14:textId="77777777" w:rsidR="004A1978" w:rsidRDefault="003C3BAE" w:rsidP="000731ED">
      <w:pPr>
        <w:pStyle w:val="ListParagraph"/>
        <w:numPr>
          <w:ilvl w:val="0"/>
          <w:numId w:val="3"/>
        </w:numPr>
      </w:pPr>
      <w:r w:rsidRPr="004A1978">
        <w:rPr>
          <w:b/>
          <w:sz w:val="32"/>
          <w:szCs w:val="32"/>
        </w:rPr>
        <w:t>Question four:</w:t>
      </w:r>
      <w:r>
        <w:t xml:space="preserve"> </w:t>
      </w:r>
    </w:p>
    <w:p w14:paraId="7FF2EA09" w14:textId="511CC977" w:rsidR="002545EB" w:rsidRPr="00174680" w:rsidRDefault="008850F9" w:rsidP="003C3BAE">
      <w:pPr>
        <w:rPr>
          <w:sz w:val="25"/>
          <w:szCs w:val="25"/>
        </w:rPr>
      </w:pPr>
      <w:r w:rsidRPr="00174680">
        <w:rPr>
          <w:b/>
          <w:sz w:val="25"/>
          <w:szCs w:val="25"/>
        </w:rPr>
        <w:t>W</w:t>
      </w:r>
      <w:r w:rsidR="000E5D76" w:rsidRPr="00174680">
        <w:rPr>
          <w:b/>
          <w:sz w:val="25"/>
          <w:szCs w:val="25"/>
        </w:rPr>
        <w:t>hich</w:t>
      </w:r>
      <w:r w:rsidR="00E1412D" w:rsidRPr="00174680">
        <w:rPr>
          <w:b/>
          <w:sz w:val="25"/>
          <w:szCs w:val="25"/>
        </w:rPr>
        <w:t xml:space="preserve"> record label</w:t>
      </w:r>
      <w:r w:rsidR="00D30CC4" w:rsidRPr="00174680">
        <w:rPr>
          <w:b/>
          <w:sz w:val="25"/>
          <w:szCs w:val="25"/>
        </w:rPr>
        <w:t xml:space="preserve"> </w:t>
      </w:r>
      <w:r w:rsidR="002545EB" w:rsidRPr="00174680">
        <w:rPr>
          <w:b/>
          <w:sz w:val="25"/>
          <w:szCs w:val="25"/>
        </w:rPr>
        <w:t>produces the most songs on the top charts?</w:t>
      </w:r>
      <w:r w:rsidR="006B141F" w:rsidRPr="00174680">
        <w:rPr>
          <w:sz w:val="25"/>
          <w:szCs w:val="25"/>
        </w:rPr>
        <w:t xml:space="preserve"> In this question we wanted to </w:t>
      </w:r>
      <w:r w:rsidR="00947FC9" w:rsidRPr="00174680">
        <w:rPr>
          <w:sz w:val="25"/>
          <w:szCs w:val="25"/>
        </w:rPr>
        <w:t xml:space="preserve">see if there was a certain record label that is more likely </w:t>
      </w:r>
      <w:proofErr w:type="gramStart"/>
      <w:r w:rsidR="00947FC9" w:rsidRPr="00174680">
        <w:rPr>
          <w:sz w:val="25"/>
          <w:szCs w:val="25"/>
        </w:rPr>
        <w:t>of producing</w:t>
      </w:r>
      <w:proofErr w:type="gramEnd"/>
      <w:r w:rsidR="00947FC9" w:rsidRPr="00174680">
        <w:rPr>
          <w:sz w:val="25"/>
          <w:szCs w:val="25"/>
        </w:rPr>
        <w:t xml:space="preserve"> top chart songs.</w:t>
      </w:r>
    </w:p>
    <w:p w14:paraId="776D6D57" w14:textId="77777777" w:rsidR="007A13A8" w:rsidRDefault="007A13A8" w:rsidP="003C3BAE"/>
    <w:p w14:paraId="213479A7" w14:textId="77777777" w:rsidR="002D72D0" w:rsidRPr="003130B2" w:rsidRDefault="002D72D0"/>
    <w:p w14:paraId="3C27E9E4" w14:textId="77777777" w:rsidR="00C30569" w:rsidRPr="00C30569" w:rsidRDefault="00C30569" w:rsidP="00C30569">
      <w:pPr>
        <w:rPr>
          <w:bCs/>
        </w:rPr>
      </w:pPr>
      <w:r w:rsidRPr="00C30569">
        <w:rPr>
          <w:bCs/>
        </w:rPr>
        <w:t xml:space="preserve">SELECT </w:t>
      </w:r>
      <w:proofErr w:type="spellStart"/>
      <w:r w:rsidRPr="00C30569">
        <w:rPr>
          <w:bCs/>
        </w:rPr>
        <w:t>SONG.MainLabel</w:t>
      </w:r>
      <w:proofErr w:type="spellEnd"/>
      <w:r w:rsidRPr="00C30569">
        <w:rPr>
          <w:bCs/>
        </w:rPr>
        <w:t xml:space="preserve">, </w:t>
      </w:r>
      <w:proofErr w:type="gramStart"/>
      <w:r w:rsidRPr="00C30569">
        <w:rPr>
          <w:bCs/>
        </w:rPr>
        <w:t>COUNT(</w:t>
      </w:r>
      <w:proofErr w:type="gramEnd"/>
      <w:r w:rsidRPr="00C30569">
        <w:rPr>
          <w:bCs/>
        </w:rPr>
        <w:t xml:space="preserve">DISTINCT </w:t>
      </w:r>
      <w:proofErr w:type="spellStart"/>
      <w:r w:rsidRPr="00C30569">
        <w:rPr>
          <w:bCs/>
        </w:rPr>
        <w:t>CHARTRANK.TrackID</w:t>
      </w:r>
      <w:proofErr w:type="spellEnd"/>
      <w:r w:rsidRPr="00C30569">
        <w:rPr>
          <w:bCs/>
        </w:rPr>
        <w:t xml:space="preserve">) AS </w:t>
      </w:r>
      <w:proofErr w:type="spellStart"/>
      <w:r w:rsidRPr="00C30569">
        <w:rPr>
          <w:bCs/>
        </w:rPr>
        <w:t>NumberOfTopChartSongs</w:t>
      </w:r>
      <w:proofErr w:type="spellEnd"/>
    </w:p>
    <w:p w14:paraId="62449AE8" w14:textId="77777777" w:rsidR="00C30569" w:rsidRPr="00C30569" w:rsidRDefault="00C30569" w:rsidP="00C30569">
      <w:pPr>
        <w:rPr>
          <w:bCs/>
        </w:rPr>
      </w:pPr>
      <w:r w:rsidRPr="00C30569">
        <w:rPr>
          <w:bCs/>
        </w:rPr>
        <w:t>FROM SONG</w:t>
      </w:r>
    </w:p>
    <w:p w14:paraId="7CF79044" w14:textId="77777777" w:rsidR="00C30569" w:rsidRPr="00C30569" w:rsidRDefault="00C30569" w:rsidP="00C30569">
      <w:pPr>
        <w:rPr>
          <w:bCs/>
        </w:rPr>
      </w:pPr>
      <w:r w:rsidRPr="00C30569">
        <w:rPr>
          <w:bCs/>
        </w:rPr>
        <w:t xml:space="preserve">JOIN CHARTRANK ON </w:t>
      </w:r>
      <w:proofErr w:type="spellStart"/>
      <w:r w:rsidRPr="00C30569">
        <w:rPr>
          <w:bCs/>
        </w:rPr>
        <w:t>SONG.TrackID</w:t>
      </w:r>
      <w:proofErr w:type="spellEnd"/>
      <w:r w:rsidRPr="00C30569">
        <w:rPr>
          <w:bCs/>
        </w:rPr>
        <w:t xml:space="preserve"> = </w:t>
      </w:r>
      <w:proofErr w:type="spellStart"/>
      <w:r w:rsidRPr="00C30569">
        <w:rPr>
          <w:bCs/>
        </w:rPr>
        <w:t>CHARTRANK.TrackID</w:t>
      </w:r>
      <w:proofErr w:type="spellEnd"/>
    </w:p>
    <w:p w14:paraId="406686AD" w14:textId="77777777" w:rsidR="00C30569" w:rsidRPr="00C30569" w:rsidRDefault="00C30569" w:rsidP="00C30569">
      <w:pPr>
        <w:rPr>
          <w:bCs/>
        </w:rPr>
      </w:pPr>
      <w:r w:rsidRPr="00C30569">
        <w:rPr>
          <w:bCs/>
        </w:rPr>
        <w:t xml:space="preserve">GROUP BY </w:t>
      </w:r>
      <w:proofErr w:type="spellStart"/>
      <w:r w:rsidRPr="00C30569">
        <w:rPr>
          <w:bCs/>
        </w:rPr>
        <w:t>SONG.MainLabel</w:t>
      </w:r>
      <w:proofErr w:type="spellEnd"/>
    </w:p>
    <w:p w14:paraId="2A9CD114" w14:textId="38496BFF" w:rsidR="002D72D0" w:rsidRPr="00C30569" w:rsidRDefault="00C30569">
      <w:pPr>
        <w:rPr>
          <w:bCs/>
        </w:rPr>
      </w:pPr>
      <w:r w:rsidRPr="00C30569">
        <w:rPr>
          <w:bCs/>
        </w:rPr>
        <w:t xml:space="preserve">ORDER BY </w:t>
      </w:r>
      <w:proofErr w:type="spellStart"/>
      <w:r w:rsidRPr="00C30569">
        <w:rPr>
          <w:bCs/>
        </w:rPr>
        <w:t>NumberOfTopChartSongs</w:t>
      </w:r>
      <w:proofErr w:type="spellEnd"/>
      <w:r w:rsidRPr="00C30569">
        <w:rPr>
          <w:bCs/>
        </w:rPr>
        <w:t xml:space="preserve"> </w:t>
      </w:r>
      <w:proofErr w:type="gramStart"/>
      <w:r w:rsidRPr="00C30569">
        <w:rPr>
          <w:bCs/>
        </w:rPr>
        <w:t>DESC;</w:t>
      </w:r>
      <w:proofErr w:type="gramEnd"/>
    </w:p>
    <w:p w14:paraId="6FEC7FBA" w14:textId="3511C659" w:rsidR="002D72D0" w:rsidRDefault="0053333C">
      <w:pPr>
        <w:rPr>
          <w:b/>
        </w:rPr>
      </w:pPr>
      <w:r w:rsidRPr="00066B90">
        <w:rPr>
          <w:b/>
          <w:noProof/>
          <w:sz w:val="32"/>
          <w:szCs w:val="32"/>
        </w:rPr>
        <w:drawing>
          <wp:anchor distT="0" distB="0" distL="114300" distR="114300" simplePos="0" relativeHeight="251658246" behindDoc="0" locked="0" layoutInCell="1" allowOverlap="1" wp14:anchorId="304B132A" wp14:editId="783C8E47">
            <wp:simplePos x="0" y="0"/>
            <wp:positionH relativeFrom="margin">
              <wp:align>right</wp:align>
            </wp:positionH>
            <wp:positionV relativeFrom="paragraph">
              <wp:posOffset>508635</wp:posOffset>
            </wp:positionV>
            <wp:extent cx="5943600" cy="1508760"/>
            <wp:effectExtent l="0" t="0" r="0" b="0"/>
            <wp:wrapSquare wrapText="bothSides"/>
            <wp:docPr id="1056596216" name="Picture 10565962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96216"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508760"/>
                    </a:xfrm>
                    <a:prstGeom prst="rect">
                      <a:avLst/>
                    </a:prstGeom>
                  </pic:spPr>
                </pic:pic>
              </a:graphicData>
            </a:graphic>
          </wp:anchor>
        </w:drawing>
      </w:r>
      <w:r w:rsidR="00066B90">
        <w:rPr>
          <w:b/>
        </w:rPr>
        <w:t xml:space="preserve">From the results </w:t>
      </w:r>
      <w:r w:rsidR="003B20AB">
        <w:rPr>
          <w:b/>
        </w:rPr>
        <w:t>you can see that Columbia produced the most songs in the top charts</w:t>
      </w:r>
      <w:r w:rsidR="00B41429">
        <w:rPr>
          <w:b/>
        </w:rPr>
        <w:t xml:space="preserve">. </w:t>
      </w:r>
      <w:r w:rsidR="00855F36">
        <w:rPr>
          <w:b/>
        </w:rPr>
        <w:t xml:space="preserve">This data </w:t>
      </w:r>
      <w:r w:rsidR="003A47FA">
        <w:rPr>
          <w:b/>
        </w:rPr>
        <w:t xml:space="preserve">can be useful to up and coming artists as they can see which record labels </w:t>
      </w:r>
      <w:r w:rsidR="00B30262">
        <w:rPr>
          <w:b/>
        </w:rPr>
        <w:t xml:space="preserve">are producing </w:t>
      </w:r>
      <w:r w:rsidR="009C6EF8">
        <w:rPr>
          <w:b/>
        </w:rPr>
        <w:t xml:space="preserve">popular songs. </w:t>
      </w:r>
    </w:p>
    <w:p w14:paraId="1F3AF58E" w14:textId="0A9EB811" w:rsidR="000731ED" w:rsidRDefault="0053333C" w:rsidP="000731ED">
      <w:pPr>
        <w:rPr>
          <w:b/>
          <w:sz w:val="32"/>
          <w:szCs w:val="32"/>
        </w:rPr>
      </w:pPr>
      <w:r>
        <w:rPr>
          <w:noProof/>
        </w:rPr>
        <mc:AlternateContent>
          <mc:Choice Requires="wps">
            <w:drawing>
              <wp:anchor distT="45720" distB="45720" distL="114300" distR="114300" simplePos="0" relativeHeight="251658249" behindDoc="0" locked="0" layoutInCell="1" allowOverlap="1" wp14:anchorId="19B55BED" wp14:editId="78DC4A6A">
                <wp:simplePos x="0" y="0"/>
                <wp:positionH relativeFrom="margin">
                  <wp:align>center</wp:align>
                </wp:positionH>
                <wp:positionV relativeFrom="paragraph">
                  <wp:posOffset>1600327</wp:posOffset>
                </wp:positionV>
                <wp:extent cx="3449955" cy="283845"/>
                <wp:effectExtent l="0" t="0" r="0" b="6985"/>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955" cy="283845"/>
                        </a:xfrm>
                        <a:prstGeom prst="rect">
                          <a:avLst/>
                        </a:prstGeom>
                        <a:solidFill>
                          <a:prstClr val="white"/>
                        </a:solidFill>
                        <a:ln>
                          <a:noFill/>
                        </a:ln>
                      </wps:spPr>
                      <wps:txbx>
                        <w:txbxContent>
                          <w:p w14:paraId="1A223148" w14:textId="16C0B9E2" w:rsidR="0053333C" w:rsidRPr="009A7B8D" w:rsidRDefault="0053333C" w:rsidP="0053333C">
                            <w:pPr>
                              <w:pStyle w:val="Caption"/>
                              <w:jc w:val="center"/>
                              <w:rPr>
                                <w:sz w:val="22"/>
                                <w:szCs w:val="22"/>
                              </w:rPr>
                            </w:pPr>
                            <w:r w:rsidRPr="009A7B8D">
                              <w:rPr>
                                <w:sz w:val="22"/>
                                <w:szCs w:val="22"/>
                              </w:rPr>
                              <w:t xml:space="preserve">Figure 6: </w:t>
                            </w:r>
                            <w:r w:rsidR="003E61E6" w:rsidRPr="009A7B8D">
                              <w:rPr>
                                <w:sz w:val="22"/>
                                <w:szCs w:val="22"/>
                              </w:rPr>
                              <w:t>Label and</w:t>
                            </w:r>
                            <w:r w:rsidRPr="009A7B8D">
                              <w:rPr>
                                <w:sz w:val="22"/>
                                <w:szCs w:val="22"/>
                              </w:rPr>
                              <w:t xml:space="preserve"> </w:t>
                            </w:r>
                            <w:r w:rsidR="00812CF8" w:rsidRPr="009A7B8D">
                              <w:rPr>
                                <w:sz w:val="22"/>
                                <w:szCs w:val="22"/>
                              </w:rPr>
                              <w:t>their number of songs</w:t>
                            </w:r>
                            <w:r w:rsidRPr="009A7B8D">
                              <w:rPr>
                                <w:sz w:val="22"/>
                                <w:szCs w:val="22"/>
                              </w:rPr>
                              <w:t xml:space="preserve"> </w:t>
                            </w:r>
                            <w:r w:rsidR="00243737" w:rsidRPr="009A7B8D">
                              <w:rPr>
                                <w:sz w:val="22"/>
                                <w:szCs w:val="22"/>
                              </w:rPr>
                              <w:t>on the top charts</w:t>
                            </w:r>
                            <w:r w:rsidRPr="009A7B8D">
                              <w:rPr>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9B55BED" id="Text Box 12" o:spid="_x0000_s1029" type="#_x0000_t202" style="position:absolute;margin-left:0;margin-top:126pt;width:271.65pt;height:22.35pt;z-index:25165824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" stroked="f">
                <v:textbox style="mso-fit-shape-to-text:t" inset="0,0,0,0">
                  <w:txbxContent>
                    <w:p w14:paraId="1A223148" w14:textId="16C0B9E2" w:rsidR="0053333C" w:rsidRPr="009A7B8D" w:rsidRDefault="0053333C" w:rsidP="0053333C">
                      <w:pPr>
                        <w:pStyle w:val="Caption"/>
                        <w:jc w:val="center"/>
                        <w:rPr>
                          <w:sz w:val="22"/>
                          <w:szCs w:val="22"/>
                        </w:rPr>
                      </w:pPr>
                      <w:r w:rsidRPr="009A7B8D">
                        <w:rPr>
                          <w:sz w:val="22"/>
                          <w:szCs w:val="22"/>
                        </w:rPr>
                        <w:t xml:space="preserve">Figure 6: </w:t>
                      </w:r>
                      <w:r w:rsidR="003E61E6" w:rsidRPr="009A7B8D">
                        <w:rPr>
                          <w:sz w:val="22"/>
                          <w:szCs w:val="22"/>
                        </w:rPr>
                        <w:t>Label and</w:t>
                      </w:r>
                      <w:r w:rsidRPr="009A7B8D">
                        <w:rPr>
                          <w:sz w:val="22"/>
                          <w:szCs w:val="22"/>
                        </w:rPr>
                        <w:t xml:space="preserve"> </w:t>
                      </w:r>
                      <w:r w:rsidR="00812CF8" w:rsidRPr="009A7B8D">
                        <w:rPr>
                          <w:sz w:val="22"/>
                          <w:szCs w:val="22"/>
                        </w:rPr>
                        <w:t>their number of songs</w:t>
                      </w:r>
                      <w:r w:rsidRPr="009A7B8D">
                        <w:rPr>
                          <w:sz w:val="22"/>
                          <w:szCs w:val="22"/>
                        </w:rPr>
                        <w:t xml:space="preserve"> </w:t>
                      </w:r>
                      <w:r w:rsidR="00243737" w:rsidRPr="009A7B8D">
                        <w:rPr>
                          <w:sz w:val="22"/>
                          <w:szCs w:val="22"/>
                        </w:rPr>
                        <w:t>on the top charts</w:t>
                      </w:r>
                      <w:r w:rsidRPr="009A7B8D">
                        <w:rPr>
                          <w:sz w:val="22"/>
                          <w:szCs w:val="22"/>
                        </w:rPr>
                        <w:t xml:space="preserve"> </w:t>
                      </w:r>
                    </w:p>
                  </w:txbxContent>
                </v:textbox>
                <w10:wrap type="square" anchorx="margin"/>
              </v:shape>
            </w:pict>
          </mc:Fallback>
        </mc:AlternateContent>
      </w:r>
    </w:p>
    <w:p w14:paraId="5B3EC7AE" w14:textId="77777777" w:rsidR="000731ED" w:rsidRDefault="000731ED" w:rsidP="000731ED">
      <w:pPr>
        <w:rPr>
          <w:b/>
          <w:sz w:val="32"/>
          <w:szCs w:val="32"/>
        </w:rPr>
      </w:pPr>
    </w:p>
    <w:p w14:paraId="07768A66" w14:textId="77777777" w:rsidR="004A1978" w:rsidRDefault="00C30569" w:rsidP="000731ED">
      <w:pPr>
        <w:pStyle w:val="ListParagraph"/>
        <w:numPr>
          <w:ilvl w:val="0"/>
          <w:numId w:val="3"/>
        </w:numPr>
        <w:rPr>
          <w:bCs/>
        </w:rPr>
      </w:pPr>
      <w:r w:rsidRPr="00CB45F7">
        <w:rPr>
          <w:b/>
          <w:sz w:val="32"/>
          <w:szCs w:val="32"/>
        </w:rPr>
        <w:t>Question Five:</w:t>
      </w:r>
      <w:r w:rsidRPr="00B57AFF">
        <w:rPr>
          <w:bCs/>
        </w:rPr>
        <w:t xml:space="preserve"> </w:t>
      </w:r>
    </w:p>
    <w:p w14:paraId="3B18F920" w14:textId="54CF888D" w:rsidR="00C30569" w:rsidRPr="00CC69B6" w:rsidRDefault="005E33B2">
      <w:pPr>
        <w:rPr>
          <w:sz w:val="25"/>
          <w:szCs w:val="25"/>
        </w:rPr>
      </w:pPr>
      <w:r w:rsidRPr="00CC69B6">
        <w:rPr>
          <w:b/>
          <w:sz w:val="25"/>
          <w:szCs w:val="25"/>
        </w:rPr>
        <w:t xml:space="preserve">Does </w:t>
      </w:r>
      <w:r w:rsidR="00424810" w:rsidRPr="00CC69B6">
        <w:rPr>
          <w:b/>
          <w:sz w:val="25"/>
          <w:szCs w:val="25"/>
        </w:rPr>
        <w:t xml:space="preserve">the </w:t>
      </w:r>
      <w:r w:rsidRPr="00CC69B6">
        <w:rPr>
          <w:b/>
          <w:sz w:val="25"/>
          <w:szCs w:val="25"/>
        </w:rPr>
        <w:t xml:space="preserve">tempo </w:t>
      </w:r>
      <w:r w:rsidR="00D30CC4" w:rsidRPr="00CC69B6">
        <w:rPr>
          <w:b/>
          <w:sz w:val="25"/>
          <w:szCs w:val="25"/>
        </w:rPr>
        <w:t xml:space="preserve">of a song </w:t>
      </w:r>
      <w:r w:rsidRPr="00CC69B6">
        <w:rPr>
          <w:b/>
          <w:sz w:val="25"/>
          <w:szCs w:val="25"/>
        </w:rPr>
        <w:t xml:space="preserve">affect a </w:t>
      </w:r>
      <w:r w:rsidR="00253E78" w:rsidRPr="00CC69B6">
        <w:rPr>
          <w:b/>
          <w:sz w:val="25"/>
          <w:szCs w:val="25"/>
        </w:rPr>
        <w:t xml:space="preserve">song’s </w:t>
      </w:r>
      <w:r w:rsidR="00424810" w:rsidRPr="00CC69B6">
        <w:rPr>
          <w:b/>
          <w:sz w:val="25"/>
          <w:szCs w:val="25"/>
        </w:rPr>
        <w:t>likelihood of making it on the top charts?</w:t>
      </w:r>
      <w:r w:rsidR="00394D1E" w:rsidRPr="00CC69B6">
        <w:rPr>
          <w:sz w:val="25"/>
          <w:szCs w:val="25"/>
        </w:rPr>
        <w:t xml:space="preserve"> In this question </w:t>
      </w:r>
      <w:r w:rsidR="00370A69" w:rsidRPr="00CC69B6">
        <w:rPr>
          <w:sz w:val="25"/>
          <w:szCs w:val="25"/>
        </w:rPr>
        <w:t xml:space="preserve">we are looking to see if there is any correlation between </w:t>
      </w:r>
      <w:r w:rsidR="00BC4A28" w:rsidRPr="00CC69B6">
        <w:rPr>
          <w:sz w:val="25"/>
          <w:szCs w:val="25"/>
        </w:rPr>
        <w:t>tempo and top chart placement</w:t>
      </w:r>
      <w:r w:rsidR="00D16043" w:rsidRPr="00CC69B6">
        <w:rPr>
          <w:sz w:val="25"/>
          <w:szCs w:val="25"/>
        </w:rPr>
        <w:t>.</w:t>
      </w:r>
      <w:r w:rsidR="006C7418" w:rsidRPr="00CC69B6">
        <w:rPr>
          <w:sz w:val="25"/>
          <w:szCs w:val="25"/>
        </w:rPr>
        <w:t xml:space="preserve"> </w:t>
      </w:r>
      <w:r w:rsidR="000C7612" w:rsidRPr="00CC69B6">
        <w:rPr>
          <w:sz w:val="25"/>
          <w:szCs w:val="25"/>
        </w:rPr>
        <w:t xml:space="preserve">If a </w:t>
      </w:r>
      <w:proofErr w:type="gramStart"/>
      <w:r w:rsidR="000C7612" w:rsidRPr="00CC69B6">
        <w:rPr>
          <w:sz w:val="25"/>
          <w:szCs w:val="25"/>
        </w:rPr>
        <w:t>songs</w:t>
      </w:r>
      <w:proofErr w:type="gramEnd"/>
      <w:r w:rsidR="000C7612" w:rsidRPr="00CC69B6">
        <w:rPr>
          <w:sz w:val="25"/>
          <w:szCs w:val="25"/>
        </w:rPr>
        <w:t xml:space="preserve"> tempo is </w:t>
      </w:r>
      <w:r w:rsidR="00C14077" w:rsidRPr="00CC69B6">
        <w:rPr>
          <w:sz w:val="25"/>
          <w:szCs w:val="25"/>
        </w:rPr>
        <w:t>high</w:t>
      </w:r>
      <w:r w:rsidR="009B146A" w:rsidRPr="00CC69B6">
        <w:rPr>
          <w:sz w:val="25"/>
          <w:szCs w:val="25"/>
        </w:rPr>
        <w:t xml:space="preserve"> </w:t>
      </w:r>
      <w:r w:rsidR="006F499E" w:rsidRPr="00CC69B6">
        <w:rPr>
          <w:sz w:val="25"/>
          <w:szCs w:val="25"/>
        </w:rPr>
        <w:t>or</w:t>
      </w:r>
      <w:r w:rsidR="005E1CC6" w:rsidRPr="00CC69B6">
        <w:rPr>
          <w:sz w:val="25"/>
          <w:szCs w:val="25"/>
        </w:rPr>
        <w:t xml:space="preserve"> low tempo</w:t>
      </w:r>
      <w:r w:rsidR="006F499E" w:rsidRPr="00CC69B6">
        <w:rPr>
          <w:sz w:val="25"/>
          <w:szCs w:val="25"/>
        </w:rPr>
        <w:t xml:space="preserve">, which </w:t>
      </w:r>
      <w:r w:rsidR="009B146A" w:rsidRPr="00CC69B6">
        <w:rPr>
          <w:sz w:val="25"/>
          <w:szCs w:val="25"/>
        </w:rPr>
        <w:t>is more likely</w:t>
      </w:r>
      <w:r w:rsidR="005E1CC6" w:rsidRPr="00CC69B6">
        <w:rPr>
          <w:sz w:val="25"/>
          <w:szCs w:val="25"/>
        </w:rPr>
        <w:t xml:space="preserve"> to </w:t>
      </w:r>
      <w:r w:rsidR="006F499E" w:rsidRPr="00CC69B6">
        <w:rPr>
          <w:sz w:val="25"/>
          <w:szCs w:val="25"/>
        </w:rPr>
        <w:t>do better among top chart songs</w:t>
      </w:r>
      <w:r w:rsidR="00B519D5">
        <w:rPr>
          <w:bCs/>
          <w:sz w:val="25"/>
          <w:szCs w:val="25"/>
        </w:rPr>
        <w:t>?</w:t>
      </w:r>
      <w:r w:rsidR="006F499E" w:rsidRPr="00CC69B6">
        <w:rPr>
          <w:sz w:val="25"/>
          <w:szCs w:val="25"/>
        </w:rPr>
        <w:t xml:space="preserve"> We differentiated between high and low tempo with high being </w:t>
      </w:r>
      <w:r w:rsidR="00121653" w:rsidRPr="00CC69B6">
        <w:rPr>
          <w:sz w:val="25"/>
          <w:szCs w:val="25"/>
        </w:rPr>
        <w:t xml:space="preserve">greater </w:t>
      </w:r>
      <w:r w:rsidR="00121653" w:rsidRPr="00CC69B6">
        <w:rPr>
          <w:sz w:val="25"/>
          <w:szCs w:val="25"/>
        </w:rPr>
        <w:lastRenderedPageBreak/>
        <w:t xml:space="preserve">than or equal to </w:t>
      </w:r>
      <w:r w:rsidR="002C44AA">
        <w:rPr>
          <w:bCs/>
          <w:sz w:val="25"/>
          <w:szCs w:val="25"/>
        </w:rPr>
        <w:t>100 beats per minute (BPM).</w:t>
      </w:r>
      <w:r w:rsidR="009F0AAD">
        <w:rPr>
          <w:bCs/>
          <w:sz w:val="25"/>
          <w:szCs w:val="25"/>
        </w:rPr>
        <w:t xml:space="preserve"> </w:t>
      </w:r>
      <w:r w:rsidR="0008552D">
        <w:rPr>
          <w:bCs/>
          <w:sz w:val="25"/>
          <w:szCs w:val="25"/>
        </w:rPr>
        <w:t xml:space="preserve">We found out that there are more songs with a </w:t>
      </w:r>
      <w:r w:rsidR="003D30FE">
        <w:rPr>
          <w:bCs/>
          <w:sz w:val="25"/>
          <w:szCs w:val="25"/>
        </w:rPr>
        <w:t xml:space="preserve">high tempo </w:t>
      </w:r>
      <w:r w:rsidR="00067920">
        <w:rPr>
          <w:bCs/>
          <w:sz w:val="25"/>
          <w:szCs w:val="25"/>
        </w:rPr>
        <w:t xml:space="preserve">in the </w:t>
      </w:r>
      <w:r w:rsidR="00C232A7">
        <w:rPr>
          <w:bCs/>
          <w:sz w:val="25"/>
          <w:szCs w:val="25"/>
        </w:rPr>
        <w:t>top charts.</w:t>
      </w:r>
    </w:p>
    <w:p w14:paraId="2CF419CF" w14:textId="77777777" w:rsidR="00B57AFF" w:rsidRPr="00B57AFF" w:rsidRDefault="00B57AFF" w:rsidP="00B57AFF">
      <w:pPr>
        <w:rPr>
          <w:bCs/>
        </w:rPr>
      </w:pPr>
      <w:r w:rsidRPr="00B57AFF">
        <w:rPr>
          <w:bCs/>
        </w:rPr>
        <w:t xml:space="preserve">SELECT CASE </w:t>
      </w:r>
    </w:p>
    <w:p w14:paraId="2B8EE295" w14:textId="77777777" w:rsidR="00B57AFF" w:rsidRPr="00B57AFF" w:rsidRDefault="00B57AFF" w:rsidP="00B57AFF">
      <w:pPr>
        <w:rPr>
          <w:bCs/>
        </w:rPr>
      </w:pPr>
      <w:r w:rsidRPr="00B57AFF">
        <w:rPr>
          <w:bCs/>
        </w:rPr>
        <w:t xml:space="preserve">    WHEN </w:t>
      </w:r>
      <w:proofErr w:type="spellStart"/>
      <w:r w:rsidRPr="00B57AFF">
        <w:rPr>
          <w:bCs/>
        </w:rPr>
        <w:t>SONG.Tempo</w:t>
      </w:r>
      <w:proofErr w:type="spellEnd"/>
      <w:r w:rsidRPr="00B57AFF">
        <w:rPr>
          <w:bCs/>
        </w:rPr>
        <w:t xml:space="preserve"> &gt;= 100 THEN 'High Tempo'</w:t>
      </w:r>
    </w:p>
    <w:p w14:paraId="23973371" w14:textId="77777777" w:rsidR="00B57AFF" w:rsidRPr="00B57AFF" w:rsidRDefault="00B57AFF" w:rsidP="00B57AFF">
      <w:pPr>
        <w:rPr>
          <w:bCs/>
        </w:rPr>
      </w:pPr>
      <w:r w:rsidRPr="00B57AFF">
        <w:rPr>
          <w:bCs/>
        </w:rPr>
        <w:t xml:space="preserve">    ELSE 'Low Tempo'</w:t>
      </w:r>
    </w:p>
    <w:p w14:paraId="7A9D2A33" w14:textId="77777777" w:rsidR="00B57AFF" w:rsidRPr="00B57AFF" w:rsidRDefault="00B57AFF" w:rsidP="00B57AFF">
      <w:pPr>
        <w:rPr>
          <w:bCs/>
        </w:rPr>
      </w:pPr>
      <w:r w:rsidRPr="00B57AFF">
        <w:rPr>
          <w:bCs/>
        </w:rPr>
        <w:t xml:space="preserve">    END AS </w:t>
      </w:r>
      <w:proofErr w:type="spellStart"/>
      <w:r w:rsidRPr="00B57AFF">
        <w:rPr>
          <w:bCs/>
        </w:rPr>
        <w:t>TempoCategory</w:t>
      </w:r>
      <w:proofErr w:type="spellEnd"/>
      <w:r w:rsidRPr="00B57AFF">
        <w:rPr>
          <w:bCs/>
        </w:rPr>
        <w:t>,</w:t>
      </w:r>
    </w:p>
    <w:p w14:paraId="7A68D08C" w14:textId="77777777" w:rsidR="00B57AFF" w:rsidRPr="00B57AFF" w:rsidRDefault="00B57AFF" w:rsidP="00B57AFF">
      <w:pPr>
        <w:rPr>
          <w:bCs/>
        </w:rPr>
      </w:pPr>
      <w:r w:rsidRPr="00B57AFF">
        <w:rPr>
          <w:bCs/>
        </w:rPr>
        <w:t xml:space="preserve">    </w:t>
      </w:r>
      <w:proofErr w:type="gramStart"/>
      <w:r w:rsidRPr="00B57AFF">
        <w:rPr>
          <w:bCs/>
        </w:rPr>
        <w:t>COUNT(</w:t>
      </w:r>
      <w:proofErr w:type="gramEnd"/>
      <w:r w:rsidRPr="00B57AFF">
        <w:rPr>
          <w:bCs/>
        </w:rPr>
        <w:t xml:space="preserve">DISTINCT </w:t>
      </w:r>
      <w:proofErr w:type="spellStart"/>
      <w:r w:rsidRPr="00B57AFF">
        <w:rPr>
          <w:bCs/>
        </w:rPr>
        <w:t>CHARTRANK.TrackID</w:t>
      </w:r>
      <w:proofErr w:type="spellEnd"/>
      <w:r w:rsidRPr="00B57AFF">
        <w:rPr>
          <w:bCs/>
        </w:rPr>
        <w:t xml:space="preserve">) AS </w:t>
      </w:r>
      <w:proofErr w:type="spellStart"/>
      <w:r w:rsidRPr="00B57AFF">
        <w:rPr>
          <w:bCs/>
        </w:rPr>
        <w:t>NumberOfTopChartSongs</w:t>
      </w:r>
      <w:proofErr w:type="spellEnd"/>
    </w:p>
    <w:p w14:paraId="22158BF7" w14:textId="77777777" w:rsidR="00B57AFF" w:rsidRPr="00B57AFF" w:rsidRDefault="00B57AFF" w:rsidP="00B57AFF">
      <w:pPr>
        <w:rPr>
          <w:bCs/>
        </w:rPr>
      </w:pPr>
      <w:r w:rsidRPr="00B57AFF">
        <w:rPr>
          <w:bCs/>
        </w:rPr>
        <w:t>FROM SONG</w:t>
      </w:r>
    </w:p>
    <w:p w14:paraId="2FA73502" w14:textId="77777777" w:rsidR="00B57AFF" w:rsidRPr="00B57AFF" w:rsidRDefault="00B57AFF" w:rsidP="00B57AFF">
      <w:pPr>
        <w:rPr>
          <w:bCs/>
        </w:rPr>
      </w:pPr>
      <w:r w:rsidRPr="00B57AFF">
        <w:rPr>
          <w:bCs/>
        </w:rPr>
        <w:t xml:space="preserve">JOIN CHARTRANK ON </w:t>
      </w:r>
      <w:proofErr w:type="spellStart"/>
      <w:r w:rsidRPr="00B57AFF">
        <w:rPr>
          <w:bCs/>
        </w:rPr>
        <w:t>SONG.TrackID</w:t>
      </w:r>
      <w:proofErr w:type="spellEnd"/>
      <w:r w:rsidRPr="00B57AFF">
        <w:rPr>
          <w:bCs/>
        </w:rPr>
        <w:t xml:space="preserve"> = </w:t>
      </w:r>
      <w:proofErr w:type="spellStart"/>
      <w:r w:rsidRPr="00B57AFF">
        <w:rPr>
          <w:bCs/>
        </w:rPr>
        <w:t>CHARTRANK.TrackID</w:t>
      </w:r>
      <w:proofErr w:type="spellEnd"/>
    </w:p>
    <w:p w14:paraId="3CA962FF" w14:textId="77777777" w:rsidR="00B57AFF" w:rsidRPr="00B57AFF" w:rsidRDefault="00B57AFF" w:rsidP="00B57AFF">
      <w:pPr>
        <w:rPr>
          <w:bCs/>
        </w:rPr>
      </w:pPr>
      <w:r w:rsidRPr="00B57AFF">
        <w:rPr>
          <w:bCs/>
        </w:rPr>
        <w:t xml:space="preserve">GROUP BY CASE </w:t>
      </w:r>
    </w:p>
    <w:p w14:paraId="49479F3C" w14:textId="77777777" w:rsidR="00B57AFF" w:rsidRPr="00B57AFF" w:rsidRDefault="00B57AFF" w:rsidP="00B57AFF">
      <w:pPr>
        <w:rPr>
          <w:bCs/>
        </w:rPr>
      </w:pPr>
      <w:r w:rsidRPr="00B57AFF">
        <w:rPr>
          <w:bCs/>
        </w:rPr>
        <w:t xml:space="preserve">    WHEN </w:t>
      </w:r>
      <w:proofErr w:type="spellStart"/>
      <w:r w:rsidRPr="00B57AFF">
        <w:rPr>
          <w:bCs/>
        </w:rPr>
        <w:t>SONG.Tempo</w:t>
      </w:r>
      <w:proofErr w:type="spellEnd"/>
      <w:r w:rsidRPr="00B57AFF">
        <w:rPr>
          <w:bCs/>
        </w:rPr>
        <w:t xml:space="preserve"> &gt;= 100 THEN 'High Tempo'</w:t>
      </w:r>
    </w:p>
    <w:p w14:paraId="5BB4AF64" w14:textId="77777777" w:rsidR="00B57AFF" w:rsidRPr="00B57AFF" w:rsidRDefault="00B57AFF" w:rsidP="00B57AFF">
      <w:pPr>
        <w:rPr>
          <w:bCs/>
        </w:rPr>
      </w:pPr>
      <w:r w:rsidRPr="00B57AFF">
        <w:rPr>
          <w:bCs/>
        </w:rPr>
        <w:t xml:space="preserve">    ELSE 'Low Tempo'</w:t>
      </w:r>
    </w:p>
    <w:p w14:paraId="3DB96D10" w14:textId="77777777" w:rsidR="00B57AFF" w:rsidRPr="00B57AFF" w:rsidRDefault="00B57AFF" w:rsidP="00B57AFF">
      <w:pPr>
        <w:rPr>
          <w:bCs/>
        </w:rPr>
      </w:pPr>
      <w:r w:rsidRPr="00B57AFF">
        <w:rPr>
          <w:bCs/>
        </w:rPr>
        <w:t xml:space="preserve">    END</w:t>
      </w:r>
    </w:p>
    <w:p w14:paraId="367DF21E" w14:textId="0D99E192" w:rsidR="00B57AFF" w:rsidRPr="00B57AFF" w:rsidRDefault="00B57AFF" w:rsidP="00B57AFF">
      <w:pPr>
        <w:rPr>
          <w:bCs/>
        </w:rPr>
      </w:pPr>
      <w:r w:rsidRPr="00B57AFF">
        <w:rPr>
          <w:bCs/>
        </w:rPr>
        <w:t xml:space="preserve">ORDER BY </w:t>
      </w:r>
      <w:proofErr w:type="spellStart"/>
      <w:r w:rsidRPr="00B57AFF">
        <w:rPr>
          <w:bCs/>
        </w:rPr>
        <w:t>NumberOfTopChartSongs</w:t>
      </w:r>
      <w:proofErr w:type="spellEnd"/>
      <w:r w:rsidRPr="00B57AFF">
        <w:rPr>
          <w:bCs/>
        </w:rPr>
        <w:t xml:space="preserve"> </w:t>
      </w:r>
      <w:proofErr w:type="gramStart"/>
      <w:r w:rsidRPr="00B57AFF">
        <w:rPr>
          <w:bCs/>
        </w:rPr>
        <w:t>DESC;</w:t>
      </w:r>
      <w:proofErr w:type="gramEnd"/>
    </w:p>
    <w:p w14:paraId="4209A049" w14:textId="2D7DB235" w:rsidR="002D72D0" w:rsidRPr="00B57AFF" w:rsidRDefault="002D72D0">
      <w:pPr>
        <w:rPr>
          <w:bCs/>
        </w:rPr>
      </w:pPr>
    </w:p>
    <w:p w14:paraId="274CD6D7" w14:textId="2F82030B" w:rsidR="00541058" w:rsidRPr="00CC69B6" w:rsidRDefault="007E6398">
      <w:pPr>
        <w:rPr>
          <w:sz w:val="25"/>
          <w:szCs w:val="25"/>
        </w:rPr>
      </w:pPr>
      <w:r w:rsidRPr="007E6398">
        <w:rPr>
          <w:bCs/>
          <w:noProof/>
        </w:rPr>
        <w:drawing>
          <wp:anchor distT="0" distB="0" distL="114300" distR="114300" simplePos="0" relativeHeight="251658247" behindDoc="0" locked="0" layoutInCell="1" allowOverlap="1" wp14:anchorId="76101347" wp14:editId="788448E3">
            <wp:simplePos x="0" y="0"/>
            <wp:positionH relativeFrom="margin">
              <wp:align>center</wp:align>
            </wp:positionH>
            <wp:positionV relativeFrom="paragraph">
              <wp:posOffset>768985</wp:posOffset>
            </wp:positionV>
            <wp:extent cx="7359805" cy="838200"/>
            <wp:effectExtent l="0" t="0" r="0" b="0"/>
            <wp:wrapSquare wrapText="bothSides"/>
            <wp:docPr id="1737377853" name="Picture 173737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7785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59805" cy="838200"/>
                    </a:xfrm>
                    <a:prstGeom prst="rect">
                      <a:avLst/>
                    </a:prstGeom>
                  </pic:spPr>
                </pic:pic>
              </a:graphicData>
            </a:graphic>
            <wp14:sizeRelH relativeFrom="margin">
              <wp14:pctWidth>0</wp14:pctWidth>
            </wp14:sizeRelH>
            <wp14:sizeRelV relativeFrom="margin">
              <wp14:pctHeight>0</wp14:pctHeight>
            </wp14:sizeRelV>
          </wp:anchor>
        </w:drawing>
      </w:r>
      <w:r w:rsidR="004F1D26" w:rsidRPr="00CC69B6">
        <w:rPr>
          <w:sz w:val="25"/>
          <w:szCs w:val="25"/>
        </w:rPr>
        <w:t xml:space="preserve">In our results </w:t>
      </w:r>
      <w:r w:rsidR="00C52DB4" w:rsidRPr="00CC69B6">
        <w:rPr>
          <w:sz w:val="25"/>
          <w:szCs w:val="25"/>
        </w:rPr>
        <w:t>(Figure 6)</w:t>
      </w:r>
      <w:r w:rsidR="004F1D26" w:rsidRPr="00CC69B6">
        <w:rPr>
          <w:sz w:val="25"/>
          <w:szCs w:val="25"/>
        </w:rPr>
        <w:t xml:space="preserve"> we found that there was a correlation between tempo and top chart placement.</w:t>
      </w:r>
      <w:r w:rsidR="00966D73" w:rsidRPr="00CC69B6">
        <w:rPr>
          <w:sz w:val="25"/>
          <w:szCs w:val="25"/>
        </w:rPr>
        <w:t xml:space="preserve"> From our data</w:t>
      </w:r>
      <w:r w:rsidR="003078A0" w:rsidRPr="00CC69B6">
        <w:rPr>
          <w:sz w:val="25"/>
          <w:szCs w:val="25"/>
        </w:rPr>
        <w:t xml:space="preserve"> it was apparent that songs with a higher tempo were much more </w:t>
      </w:r>
      <w:proofErr w:type="gramStart"/>
      <w:r w:rsidR="003078A0" w:rsidRPr="00CC69B6">
        <w:rPr>
          <w:sz w:val="25"/>
          <w:szCs w:val="25"/>
        </w:rPr>
        <w:t>likely to</w:t>
      </w:r>
      <w:proofErr w:type="gramEnd"/>
      <w:r w:rsidR="003078A0" w:rsidRPr="00CC69B6">
        <w:rPr>
          <w:sz w:val="25"/>
          <w:szCs w:val="25"/>
        </w:rPr>
        <w:t xml:space="preserve"> </w:t>
      </w:r>
      <w:proofErr w:type="spellStart"/>
      <w:r w:rsidR="00F25F8C" w:rsidRPr="00CC69B6">
        <w:rPr>
          <w:sz w:val="25"/>
          <w:szCs w:val="25"/>
        </w:rPr>
        <w:t>to</w:t>
      </w:r>
      <w:proofErr w:type="spellEnd"/>
      <w:r w:rsidR="00F25F8C" w:rsidRPr="00CC69B6">
        <w:rPr>
          <w:sz w:val="25"/>
          <w:szCs w:val="25"/>
        </w:rPr>
        <w:t xml:space="preserve"> place in the top charts compared to songs with a lower tempo.</w:t>
      </w:r>
    </w:p>
    <w:p w14:paraId="4ED703B0" w14:textId="03B2402A" w:rsidR="002D72D0" w:rsidRPr="00B57AFF" w:rsidRDefault="00243737">
      <w:pPr>
        <w:rPr>
          <w:bCs/>
        </w:rPr>
      </w:pPr>
      <w:r>
        <w:rPr>
          <w:noProof/>
        </w:rPr>
        <mc:AlternateContent>
          <mc:Choice Requires="wps">
            <w:drawing>
              <wp:anchor distT="45720" distB="45720" distL="114300" distR="114300" simplePos="0" relativeHeight="251658250" behindDoc="0" locked="0" layoutInCell="1" allowOverlap="1" wp14:anchorId="572917D1" wp14:editId="2CE1CFDC">
                <wp:simplePos x="0" y="0"/>
                <wp:positionH relativeFrom="margin">
                  <wp:align>center</wp:align>
                </wp:positionH>
                <wp:positionV relativeFrom="paragraph">
                  <wp:posOffset>933450</wp:posOffset>
                </wp:positionV>
                <wp:extent cx="3240405" cy="283845"/>
                <wp:effectExtent l="0" t="0" r="0" b="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0405" cy="283845"/>
                        </a:xfrm>
                        <a:prstGeom prst="rect">
                          <a:avLst/>
                        </a:prstGeom>
                        <a:solidFill>
                          <a:prstClr val="white"/>
                        </a:solidFill>
                        <a:ln>
                          <a:noFill/>
                        </a:ln>
                      </wps:spPr>
                      <wps:txbx>
                        <w:txbxContent>
                          <w:p w14:paraId="2DA21295" w14:textId="7E0AD368" w:rsidR="00243737" w:rsidRPr="009A7B8D" w:rsidRDefault="00243737" w:rsidP="00243737">
                            <w:pPr>
                              <w:pStyle w:val="Caption"/>
                              <w:jc w:val="center"/>
                              <w:rPr>
                                <w:sz w:val="22"/>
                                <w:szCs w:val="22"/>
                              </w:rPr>
                            </w:pPr>
                            <w:r w:rsidRPr="009A7B8D">
                              <w:rPr>
                                <w:sz w:val="22"/>
                                <w:szCs w:val="22"/>
                              </w:rPr>
                              <w:t xml:space="preserve">Figure 7: Tempo </w:t>
                            </w:r>
                            <w:r w:rsidR="00270112" w:rsidRPr="009A7B8D">
                              <w:rPr>
                                <w:sz w:val="22"/>
                                <w:szCs w:val="22"/>
                              </w:rPr>
                              <w:t xml:space="preserve">and its </w:t>
                            </w:r>
                            <w:r w:rsidR="000B00D1" w:rsidRPr="009A7B8D">
                              <w:rPr>
                                <w:sz w:val="22"/>
                                <w:szCs w:val="22"/>
                              </w:rPr>
                              <w:t xml:space="preserve">effect on </w:t>
                            </w:r>
                            <w:r w:rsidR="00981F21" w:rsidRPr="009A7B8D">
                              <w:rPr>
                                <w:sz w:val="22"/>
                                <w:szCs w:val="22"/>
                              </w:rPr>
                              <w:t>top chart 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2917D1" id="Text Box 13" o:spid="_x0000_s1030" type="#_x0000_t202" style="position:absolute;margin-left:0;margin-top:73.5pt;width:255.15pt;height:22.35pt;z-index:25165825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" stroked="f">
                <v:textbox style="mso-fit-shape-to-text:t" inset="0,0,0,0">
                  <w:txbxContent>
                    <w:p w14:paraId="2DA21295" w14:textId="7E0AD368" w:rsidR="00243737" w:rsidRPr="009A7B8D" w:rsidRDefault="00243737" w:rsidP="00243737">
                      <w:pPr>
                        <w:pStyle w:val="Caption"/>
                        <w:jc w:val="center"/>
                        <w:rPr>
                          <w:sz w:val="22"/>
                          <w:szCs w:val="22"/>
                        </w:rPr>
                      </w:pPr>
                      <w:r w:rsidRPr="009A7B8D">
                        <w:rPr>
                          <w:sz w:val="22"/>
                          <w:szCs w:val="22"/>
                        </w:rPr>
                        <w:t xml:space="preserve">Figure 7: Tempo </w:t>
                      </w:r>
                      <w:r w:rsidR="00270112" w:rsidRPr="009A7B8D">
                        <w:rPr>
                          <w:sz w:val="22"/>
                          <w:szCs w:val="22"/>
                        </w:rPr>
                        <w:t xml:space="preserve">and its </w:t>
                      </w:r>
                      <w:r w:rsidR="000B00D1" w:rsidRPr="009A7B8D">
                        <w:rPr>
                          <w:sz w:val="22"/>
                          <w:szCs w:val="22"/>
                        </w:rPr>
                        <w:t xml:space="preserve">effect on </w:t>
                      </w:r>
                      <w:r w:rsidR="00981F21" w:rsidRPr="009A7B8D">
                        <w:rPr>
                          <w:sz w:val="22"/>
                          <w:szCs w:val="22"/>
                        </w:rPr>
                        <w:t>top chart placement</w:t>
                      </w:r>
                    </w:p>
                  </w:txbxContent>
                </v:textbox>
                <w10:wrap type="square" anchorx="margin"/>
              </v:shape>
            </w:pict>
          </mc:Fallback>
        </mc:AlternateContent>
      </w:r>
    </w:p>
    <w:p w14:paraId="2E97B50F" w14:textId="77777777" w:rsidR="002D72D0" w:rsidRPr="00B57AFF" w:rsidRDefault="002D72D0">
      <w:pPr>
        <w:rPr>
          <w:bCs/>
        </w:rPr>
      </w:pPr>
    </w:p>
    <w:p w14:paraId="4A1727F3" w14:textId="77777777" w:rsidR="002D72D0" w:rsidRPr="003130B2" w:rsidRDefault="002D72D0">
      <w:pPr>
        <w:rPr>
          <w:b/>
        </w:rPr>
      </w:pPr>
    </w:p>
    <w:p w14:paraId="1E420738" w14:textId="77777777" w:rsidR="00A031E0" w:rsidRDefault="00A031E0" w:rsidP="00CB45F7">
      <w:pPr>
        <w:ind w:left="2880"/>
        <w:rPr>
          <w:b/>
          <w:sz w:val="48"/>
          <w:szCs w:val="48"/>
        </w:rPr>
      </w:pPr>
    </w:p>
    <w:p w14:paraId="4D08A68C" w14:textId="77777777" w:rsidR="00A031E0" w:rsidRDefault="00A031E0" w:rsidP="00CB45F7">
      <w:pPr>
        <w:ind w:left="2880"/>
        <w:rPr>
          <w:b/>
          <w:sz w:val="48"/>
          <w:szCs w:val="48"/>
        </w:rPr>
      </w:pPr>
    </w:p>
    <w:p w14:paraId="0ED9BE26" w14:textId="77777777" w:rsidR="009A7B8D" w:rsidRDefault="009A7B8D" w:rsidP="00CB45F7">
      <w:pPr>
        <w:ind w:left="2880"/>
        <w:rPr>
          <w:b/>
          <w:sz w:val="48"/>
          <w:szCs w:val="48"/>
        </w:rPr>
      </w:pPr>
    </w:p>
    <w:p w14:paraId="1EAE523B" w14:textId="4844B4D2" w:rsidR="000E70F9" w:rsidRPr="00CB45F7" w:rsidRDefault="0039148C" w:rsidP="00CB45F7">
      <w:pPr>
        <w:ind w:left="2880"/>
        <w:rPr>
          <w:b/>
          <w:sz w:val="48"/>
          <w:szCs w:val="48"/>
        </w:rPr>
      </w:pPr>
      <w:r w:rsidRPr="00CB45F7">
        <w:rPr>
          <w:b/>
          <w:sz w:val="48"/>
          <w:szCs w:val="48"/>
        </w:rPr>
        <w:lastRenderedPageBreak/>
        <w:t xml:space="preserve">Web </w:t>
      </w:r>
      <w:r w:rsidR="004531DB" w:rsidRPr="00CB45F7">
        <w:rPr>
          <w:b/>
          <w:sz w:val="48"/>
          <w:szCs w:val="48"/>
        </w:rPr>
        <w:t>A</w:t>
      </w:r>
      <w:r w:rsidRPr="00CB45F7">
        <w:rPr>
          <w:b/>
          <w:sz w:val="48"/>
          <w:szCs w:val="48"/>
        </w:rPr>
        <w:t>pplication</w:t>
      </w:r>
    </w:p>
    <w:p w14:paraId="1BDBC0D6" w14:textId="716769F4" w:rsidR="000E70F9" w:rsidRPr="00CB45F7" w:rsidRDefault="006F0141" w:rsidP="007924E8">
      <w:pPr>
        <w:pStyle w:val="ListParagraph"/>
        <w:numPr>
          <w:ilvl w:val="0"/>
          <w:numId w:val="3"/>
        </w:numPr>
        <w:rPr>
          <w:b/>
          <w:sz w:val="32"/>
          <w:szCs w:val="32"/>
        </w:rPr>
      </w:pPr>
      <w:r w:rsidRPr="00DF6523">
        <w:rPr>
          <w:b/>
          <w:sz w:val="32"/>
          <w:szCs w:val="32"/>
        </w:rPr>
        <w:t>Home Page:</w:t>
      </w:r>
    </w:p>
    <w:p w14:paraId="11FA581C" w14:textId="1BA01F02" w:rsidR="00151DAC" w:rsidRPr="00CC69B6" w:rsidRDefault="009C15A3" w:rsidP="00151DAC">
      <w:pPr>
        <w:rPr>
          <w:sz w:val="25"/>
          <w:szCs w:val="25"/>
        </w:rPr>
      </w:pPr>
      <w:r w:rsidRPr="00CC69B6">
        <w:rPr>
          <w:sz w:val="25"/>
          <w:szCs w:val="25"/>
        </w:rPr>
        <w:t xml:space="preserve">The home page </w:t>
      </w:r>
      <w:proofErr w:type="gramStart"/>
      <w:r w:rsidRPr="00CC69B6">
        <w:rPr>
          <w:sz w:val="25"/>
          <w:szCs w:val="25"/>
        </w:rPr>
        <w:t>to</w:t>
      </w:r>
      <w:proofErr w:type="gramEnd"/>
      <w:r w:rsidRPr="00CC69B6">
        <w:rPr>
          <w:sz w:val="25"/>
          <w:szCs w:val="25"/>
        </w:rPr>
        <w:t xml:space="preserve"> the web application</w:t>
      </w:r>
      <w:r w:rsidR="0021760A" w:rsidRPr="00CC69B6">
        <w:rPr>
          <w:sz w:val="25"/>
          <w:szCs w:val="25"/>
        </w:rPr>
        <w:t xml:space="preserve"> contains a brief description</w:t>
      </w:r>
      <w:r w:rsidR="00932161" w:rsidRPr="00CC69B6">
        <w:rPr>
          <w:sz w:val="25"/>
          <w:szCs w:val="25"/>
        </w:rPr>
        <w:t xml:space="preserve"> of the project</w:t>
      </w:r>
      <w:r w:rsidR="008149A4" w:rsidRPr="00CC69B6">
        <w:rPr>
          <w:sz w:val="25"/>
          <w:szCs w:val="25"/>
        </w:rPr>
        <w:t>.</w:t>
      </w:r>
      <w:r w:rsidR="0091620A" w:rsidRPr="00CC69B6">
        <w:rPr>
          <w:sz w:val="25"/>
          <w:szCs w:val="25"/>
        </w:rPr>
        <w:t xml:space="preserve"> </w:t>
      </w:r>
      <w:r w:rsidR="008149A4" w:rsidRPr="00CC69B6">
        <w:rPr>
          <w:sz w:val="25"/>
          <w:szCs w:val="25"/>
        </w:rPr>
        <w:t>T</w:t>
      </w:r>
      <w:r w:rsidR="0091620A" w:rsidRPr="00CC69B6">
        <w:rPr>
          <w:sz w:val="25"/>
          <w:szCs w:val="25"/>
        </w:rPr>
        <w:t xml:space="preserve">he original data source we used is linked </w:t>
      </w:r>
      <w:hyperlink r:id="rId19" w:history="1">
        <w:r w:rsidR="0035004B" w:rsidRPr="00CC69B6">
          <w:rPr>
            <w:rStyle w:val="Hyperlink"/>
            <w:sz w:val="25"/>
            <w:szCs w:val="25"/>
          </w:rPr>
          <w:t>here</w:t>
        </w:r>
      </w:hyperlink>
      <w:r w:rsidR="00D15E34" w:rsidRPr="00CC69B6">
        <w:rPr>
          <w:sz w:val="25"/>
          <w:szCs w:val="25"/>
        </w:rPr>
        <w:t xml:space="preserve">. </w:t>
      </w:r>
      <w:r w:rsidR="00DA4AB8" w:rsidRPr="00CC69B6">
        <w:rPr>
          <w:sz w:val="25"/>
          <w:szCs w:val="25"/>
        </w:rPr>
        <w:t xml:space="preserve">Within the application is a </w:t>
      </w:r>
      <w:r w:rsidR="00682F8B" w:rsidRPr="00CC69B6">
        <w:rPr>
          <w:sz w:val="25"/>
          <w:szCs w:val="25"/>
        </w:rPr>
        <w:t xml:space="preserve">simple navigation menu organized </w:t>
      </w:r>
      <w:r w:rsidR="00297674" w:rsidRPr="00CC69B6">
        <w:rPr>
          <w:sz w:val="25"/>
          <w:szCs w:val="25"/>
        </w:rPr>
        <w:t>into the tables</w:t>
      </w:r>
      <w:r w:rsidR="00EF0DF8" w:rsidRPr="00CC69B6">
        <w:rPr>
          <w:sz w:val="25"/>
          <w:szCs w:val="25"/>
        </w:rPr>
        <w:t>,</w:t>
      </w:r>
      <w:r w:rsidR="00297674" w:rsidRPr="00CC69B6">
        <w:rPr>
          <w:sz w:val="25"/>
          <w:szCs w:val="25"/>
        </w:rPr>
        <w:t xml:space="preserve"> </w:t>
      </w:r>
      <w:r w:rsidR="00B467D8" w:rsidRPr="00CC69B6">
        <w:rPr>
          <w:sz w:val="25"/>
          <w:szCs w:val="25"/>
        </w:rPr>
        <w:t>charts</w:t>
      </w:r>
      <w:r w:rsidR="00EF0DF8" w:rsidRPr="00CC69B6">
        <w:rPr>
          <w:sz w:val="25"/>
          <w:szCs w:val="25"/>
        </w:rPr>
        <w:t>,</w:t>
      </w:r>
      <w:r w:rsidR="00843C57" w:rsidRPr="00CC69B6">
        <w:rPr>
          <w:sz w:val="25"/>
          <w:szCs w:val="25"/>
        </w:rPr>
        <w:t xml:space="preserve"> and a home page featuring</w:t>
      </w:r>
      <w:r w:rsidR="00DA1EA6" w:rsidRPr="00CC69B6">
        <w:rPr>
          <w:sz w:val="25"/>
          <w:szCs w:val="25"/>
        </w:rPr>
        <w:t xml:space="preserve"> </w:t>
      </w:r>
      <w:hyperlink r:id="rId20" w:tooltip="https://www.google.com/url?sa=i&amp;url=https://blackpink.cafe/charts/lisas-money-reaches-a-new-peak-of-5-on-spotifys-top-50-songs-global-chart/&amp;psig=AOvVaw0vJykKBjAceS7UV82YeRNY&amp;ust=1702323987580000&amp;source=images&amp;cd=vfe&amp;opi=89978449&amp;ved=0CBIQjRxqFwoTCJj2spjRhYMDF" w:history="1">
        <w:r w:rsidR="00151DAC" w:rsidRPr="00CC69B6">
          <w:rPr>
            <w:rStyle w:val="Hyperlink"/>
            <w:bCs/>
            <w:sz w:val="25"/>
            <w:szCs w:val="25"/>
            <w:u w:val="none"/>
          </w:rPr>
          <w:t>Spotify Charts Weekly Top Songs</w:t>
        </w:r>
      </w:hyperlink>
      <w:r w:rsidR="004D1C16" w:rsidRPr="00CC69B6">
        <w:rPr>
          <w:bCs/>
          <w:sz w:val="25"/>
          <w:szCs w:val="25"/>
        </w:rPr>
        <w:t>.</w:t>
      </w:r>
      <w:r w:rsidR="00772265" w:rsidRPr="00CC69B6">
        <w:rPr>
          <w:b/>
          <w:sz w:val="25"/>
          <w:szCs w:val="25"/>
        </w:rPr>
        <w:t xml:space="preserve"> </w:t>
      </w:r>
      <w:r w:rsidR="004207B0" w:rsidRPr="00CC69B6">
        <w:rPr>
          <w:bCs/>
          <w:sz w:val="25"/>
          <w:szCs w:val="25"/>
        </w:rPr>
        <w:t>Throughout the entire applica</w:t>
      </w:r>
      <w:r w:rsidR="003E67A3" w:rsidRPr="00CC69B6">
        <w:rPr>
          <w:bCs/>
          <w:sz w:val="25"/>
          <w:szCs w:val="25"/>
        </w:rPr>
        <w:t>tion</w:t>
      </w:r>
      <w:r w:rsidR="00772265" w:rsidRPr="00CC69B6">
        <w:rPr>
          <w:bCs/>
          <w:sz w:val="25"/>
          <w:szCs w:val="25"/>
        </w:rPr>
        <w:t xml:space="preserve"> we used colors to match Spotify’s </w:t>
      </w:r>
      <w:r w:rsidR="00F5294B" w:rsidRPr="00CC69B6">
        <w:rPr>
          <w:bCs/>
          <w:sz w:val="25"/>
          <w:szCs w:val="25"/>
        </w:rPr>
        <w:t>brand and logo</w:t>
      </w:r>
      <w:r w:rsidR="008A6E62" w:rsidRPr="00CC69B6">
        <w:rPr>
          <w:bCs/>
          <w:sz w:val="25"/>
          <w:szCs w:val="25"/>
        </w:rPr>
        <w:t xml:space="preserve"> </w:t>
      </w:r>
      <w:r w:rsidR="00C9764B" w:rsidRPr="00CC69B6">
        <w:rPr>
          <w:bCs/>
          <w:sz w:val="25"/>
          <w:szCs w:val="25"/>
        </w:rPr>
        <w:t xml:space="preserve">to create a unique and attractive appeal to </w:t>
      </w:r>
      <w:r w:rsidR="0035679D" w:rsidRPr="00CC69B6">
        <w:rPr>
          <w:bCs/>
          <w:sz w:val="25"/>
          <w:szCs w:val="25"/>
        </w:rPr>
        <w:t>users. Figure SOMETHING shows a screenshot of the home page.</w:t>
      </w:r>
      <w:r w:rsidR="00BB7EC2">
        <w:rPr>
          <w:bCs/>
          <w:sz w:val="25"/>
          <w:szCs w:val="25"/>
        </w:rPr>
        <w:t xml:space="preserve">   </w:t>
      </w:r>
    </w:p>
    <w:p w14:paraId="7A03B792" w14:textId="20D28CAD" w:rsidR="004C22A6" w:rsidRPr="00D746B0" w:rsidRDefault="00EF0DF8">
      <w:pPr>
        <w:rPr>
          <w:sz w:val="25"/>
          <w:szCs w:val="25"/>
        </w:rPr>
      </w:pPr>
      <w:r w:rsidRPr="00D746B0">
        <w:rPr>
          <w:sz w:val="25"/>
          <w:szCs w:val="25"/>
        </w:rPr>
        <w:t xml:space="preserve"> </w:t>
      </w:r>
    </w:p>
    <w:p w14:paraId="4DF95320" w14:textId="4BC60DF4" w:rsidR="00981F21" w:rsidRPr="006E5353" w:rsidRDefault="00981F21">
      <w:r>
        <w:rPr>
          <w:noProof/>
        </w:rPr>
        <mc:AlternateContent>
          <mc:Choice Requires="wps">
            <w:drawing>
              <wp:anchor distT="45720" distB="45720" distL="114300" distR="114300" simplePos="0" relativeHeight="251658251" behindDoc="0" locked="0" layoutInCell="1" allowOverlap="1" wp14:anchorId="41CFDFB4" wp14:editId="7A5B8B00">
                <wp:simplePos x="0" y="0"/>
                <wp:positionH relativeFrom="margin">
                  <wp:align>center</wp:align>
                </wp:positionH>
                <wp:positionV relativeFrom="paragraph">
                  <wp:posOffset>3084830</wp:posOffset>
                </wp:positionV>
                <wp:extent cx="3240405" cy="283845"/>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0405" cy="283845"/>
                        </a:xfrm>
                        <a:prstGeom prst="rect">
                          <a:avLst/>
                        </a:prstGeom>
                        <a:solidFill>
                          <a:prstClr val="white"/>
                        </a:solidFill>
                        <a:ln>
                          <a:noFill/>
                        </a:ln>
                      </wps:spPr>
                      <wps:txbx>
                        <w:txbxContent>
                          <w:p w14:paraId="7FF97237" w14:textId="6C77C28D" w:rsidR="00981F21" w:rsidRPr="009A7B8D" w:rsidRDefault="00981F21" w:rsidP="00981F21">
                            <w:pPr>
                              <w:pStyle w:val="Caption"/>
                              <w:jc w:val="center"/>
                              <w:rPr>
                                <w:sz w:val="22"/>
                                <w:szCs w:val="22"/>
                              </w:rPr>
                            </w:pPr>
                            <w:r w:rsidRPr="009A7B8D">
                              <w:rPr>
                                <w:sz w:val="22"/>
                                <w:szCs w:val="22"/>
                              </w:rPr>
                              <w:t xml:space="preserve">Figure 8: </w:t>
                            </w:r>
                            <w:r w:rsidR="00A25015" w:rsidRPr="009A7B8D">
                              <w:rPr>
                                <w:sz w:val="22"/>
                                <w:szCs w:val="22"/>
                              </w:rPr>
                              <w:t>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CFDFB4" id="Text Box 14" o:spid="_x0000_s1031" type="#_x0000_t202" style="position:absolute;margin-left:0;margin-top:242.9pt;width:255.15pt;height:22.35pt;z-index:25165825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" stroked="f">
                <v:textbox style="mso-fit-shape-to-text:t" inset="0,0,0,0">
                  <w:txbxContent>
                    <w:p w14:paraId="7FF97237" w14:textId="6C77C28D" w:rsidR="00981F21" w:rsidRPr="009A7B8D" w:rsidRDefault="00981F21" w:rsidP="00981F21">
                      <w:pPr>
                        <w:pStyle w:val="Caption"/>
                        <w:jc w:val="center"/>
                        <w:rPr>
                          <w:sz w:val="22"/>
                          <w:szCs w:val="22"/>
                        </w:rPr>
                      </w:pPr>
                      <w:r w:rsidRPr="009A7B8D">
                        <w:rPr>
                          <w:sz w:val="22"/>
                          <w:szCs w:val="22"/>
                        </w:rPr>
                        <w:t xml:space="preserve">Figure 8: </w:t>
                      </w:r>
                      <w:r w:rsidR="00A25015" w:rsidRPr="009A7B8D">
                        <w:rPr>
                          <w:sz w:val="22"/>
                          <w:szCs w:val="22"/>
                        </w:rPr>
                        <w:t>Home Page</w:t>
                      </w:r>
                    </w:p>
                  </w:txbxContent>
                </v:textbox>
                <w10:wrap type="square" anchorx="margin"/>
              </v:shape>
            </w:pict>
          </mc:Fallback>
        </mc:AlternateContent>
      </w:r>
      <w:r w:rsidR="009000E1" w:rsidRPr="009000E1">
        <w:rPr>
          <w:noProof/>
        </w:rPr>
        <w:drawing>
          <wp:inline distT="0" distB="0" distL="0" distR="0" wp14:anchorId="0812377D" wp14:editId="220A62B7">
            <wp:extent cx="5943600" cy="3006725"/>
            <wp:effectExtent l="0" t="0" r="0" b="3175"/>
            <wp:docPr id="695468124" name="Picture 695468124"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68124" name="Picture 1" descr="A screenshot of a music app&#10;&#10;Description automatically generated"/>
                    <pic:cNvPicPr/>
                  </pic:nvPicPr>
                  <pic:blipFill>
                    <a:blip r:embed="rId21"/>
                    <a:stretch>
                      <a:fillRect/>
                    </a:stretch>
                  </pic:blipFill>
                  <pic:spPr>
                    <a:xfrm>
                      <a:off x="0" y="0"/>
                      <a:ext cx="5943600" cy="3006725"/>
                    </a:xfrm>
                    <a:prstGeom prst="rect">
                      <a:avLst/>
                    </a:prstGeom>
                  </pic:spPr>
                </pic:pic>
              </a:graphicData>
            </a:graphic>
          </wp:inline>
        </w:drawing>
      </w:r>
    </w:p>
    <w:p w14:paraId="1B4871B4" w14:textId="77777777" w:rsidR="006E5353" w:rsidRDefault="006E5353">
      <w:pPr>
        <w:rPr>
          <w:b/>
          <w:sz w:val="32"/>
          <w:szCs w:val="32"/>
        </w:rPr>
      </w:pPr>
    </w:p>
    <w:p w14:paraId="286BFFE0" w14:textId="77777777" w:rsidR="00502B69" w:rsidRDefault="00502B69">
      <w:pPr>
        <w:rPr>
          <w:b/>
          <w:sz w:val="32"/>
          <w:szCs w:val="32"/>
        </w:rPr>
      </w:pPr>
    </w:p>
    <w:p w14:paraId="168C150C" w14:textId="77777777" w:rsidR="00502B69" w:rsidRDefault="00502B69">
      <w:pPr>
        <w:rPr>
          <w:b/>
          <w:sz w:val="32"/>
          <w:szCs w:val="32"/>
        </w:rPr>
      </w:pPr>
    </w:p>
    <w:p w14:paraId="3D1D7565" w14:textId="77777777" w:rsidR="00A031E0" w:rsidRDefault="00A031E0" w:rsidP="004A3D77">
      <w:pPr>
        <w:rPr>
          <w:b/>
          <w:sz w:val="32"/>
          <w:szCs w:val="32"/>
        </w:rPr>
      </w:pPr>
    </w:p>
    <w:p w14:paraId="1EE5A23B" w14:textId="77777777" w:rsidR="00A031E0" w:rsidRDefault="00A031E0" w:rsidP="004A3D77">
      <w:pPr>
        <w:rPr>
          <w:b/>
          <w:sz w:val="32"/>
          <w:szCs w:val="32"/>
        </w:rPr>
      </w:pPr>
    </w:p>
    <w:p w14:paraId="514A8371" w14:textId="77777777" w:rsidR="00A031E0" w:rsidRDefault="00A031E0" w:rsidP="004A3D77">
      <w:pPr>
        <w:rPr>
          <w:b/>
          <w:sz w:val="32"/>
          <w:szCs w:val="32"/>
        </w:rPr>
      </w:pPr>
    </w:p>
    <w:p w14:paraId="7241F282" w14:textId="77777777" w:rsidR="00A031E0" w:rsidRDefault="00A031E0" w:rsidP="004A3D77">
      <w:pPr>
        <w:rPr>
          <w:b/>
          <w:sz w:val="32"/>
          <w:szCs w:val="32"/>
        </w:rPr>
      </w:pPr>
    </w:p>
    <w:p w14:paraId="5127913C" w14:textId="444BB9FC" w:rsidR="006F0141" w:rsidRPr="00DF6523" w:rsidRDefault="006F0141" w:rsidP="004A3D77">
      <w:pPr>
        <w:rPr>
          <w:b/>
          <w:sz w:val="32"/>
          <w:szCs w:val="32"/>
        </w:rPr>
      </w:pPr>
      <w:r w:rsidRPr="00DF6523">
        <w:rPr>
          <w:b/>
          <w:sz w:val="32"/>
          <w:szCs w:val="32"/>
        </w:rPr>
        <w:lastRenderedPageBreak/>
        <w:t xml:space="preserve">Tables: </w:t>
      </w:r>
    </w:p>
    <w:p w14:paraId="27E820D3" w14:textId="00A026FC" w:rsidR="006E5353" w:rsidRPr="000F52FB" w:rsidRDefault="000F52FB" w:rsidP="000F52FB">
      <w:pPr>
        <w:pStyle w:val="ListParagraph"/>
        <w:numPr>
          <w:ilvl w:val="0"/>
          <w:numId w:val="3"/>
        </w:numPr>
        <w:rPr>
          <w:b/>
          <w:sz w:val="32"/>
          <w:szCs w:val="32"/>
        </w:rPr>
      </w:pPr>
      <w:r>
        <w:rPr>
          <w:noProof/>
        </w:rPr>
        <mc:AlternateContent>
          <mc:Choice Requires="wps">
            <w:drawing>
              <wp:anchor distT="45720" distB="45720" distL="114300" distR="114300" simplePos="0" relativeHeight="251658260" behindDoc="0" locked="0" layoutInCell="1" allowOverlap="1" wp14:anchorId="348B9730" wp14:editId="1B044E51">
                <wp:simplePos x="0" y="0"/>
                <wp:positionH relativeFrom="margin">
                  <wp:align>center</wp:align>
                </wp:positionH>
                <wp:positionV relativeFrom="paragraph">
                  <wp:posOffset>3615055</wp:posOffset>
                </wp:positionV>
                <wp:extent cx="3240405" cy="283845"/>
                <wp:effectExtent l="0" t="0" r="0" b="0"/>
                <wp:wrapSquare wrapText="bothSides"/>
                <wp:docPr id="250676023" name="Text Box 2506760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0405" cy="283845"/>
                        </a:xfrm>
                        <a:prstGeom prst="rect">
                          <a:avLst/>
                        </a:prstGeom>
                        <a:solidFill>
                          <a:prstClr val="white"/>
                        </a:solidFill>
                        <a:ln>
                          <a:noFill/>
                        </a:ln>
                      </wps:spPr>
                      <wps:txbx>
                        <w:txbxContent>
                          <w:p w14:paraId="603EB2D1" w14:textId="7A570793" w:rsidR="000F52FB" w:rsidRPr="009A7B8D" w:rsidRDefault="000F52FB" w:rsidP="000F52FB">
                            <w:pPr>
                              <w:pStyle w:val="Caption"/>
                              <w:jc w:val="center"/>
                              <w:rPr>
                                <w:sz w:val="22"/>
                                <w:szCs w:val="22"/>
                              </w:rPr>
                            </w:pPr>
                            <w:r w:rsidRPr="009A7B8D">
                              <w:rPr>
                                <w:sz w:val="22"/>
                                <w:szCs w:val="22"/>
                              </w:rPr>
                              <w:t>Figure 9: ArtistID paired with Artist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8B9730" id="Text Box 250676023" o:spid="_x0000_s1032" type="#_x0000_t202" style="position:absolute;left:0;text-align:left;margin-left:0;margin-top:284.65pt;width:255.15pt;height:22.35pt;z-index:2516582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" stroked="f">
                <v:textbox style="mso-fit-shape-to-text:t" inset="0,0,0,0">
                  <w:txbxContent>
                    <w:p w14:paraId="603EB2D1" w14:textId="7A570793" w:rsidR="000F52FB" w:rsidRPr="009A7B8D" w:rsidRDefault="000F52FB" w:rsidP="000F52FB">
                      <w:pPr>
                        <w:pStyle w:val="Caption"/>
                        <w:jc w:val="center"/>
                        <w:rPr>
                          <w:sz w:val="22"/>
                          <w:szCs w:val="22"/>
                        </w:rPr>
                      </w:pPr>
                      <w:r w:rsidRPr="009A7B8D">
                        <w:rPr>
                          <w:sz w:val="22"/>
                          <w:szCs w:val="22"/>
                        </w:rPr>
                        <w:t>Figure 9: ArtistID paired with Artist Name</w:t>
                      </w:r>
                    </w:p>
                  </w:txbxContent>
                </v:textbox>
                <w10:wrap type="square" anchorx="margin"/>
              </v:shape>
            </w:pict>
          </mc:Fallback>
        </mc:AlternateContent>
      </w:r>
      <w:r w:rsidR="008B336E" w:rsidRPr="007A0BFF">
        <w:rPr>
          <w:noProof/>
        </w:rPr>
        <w:drawing>
          <wp:anchor distT="0" distB="0" distL="114300" distR="114300" simplePos="0" relativeHeight="251658255" behindDoc="0" locked="0" layoutInCell="1" allowOverlap="1" wp14:anchorId="4C780AD6" wp14:editId="6D6C8DAE">
            <wp:simplePos x="0" y="0"/>
            <wp:positionH relativeFrom="margin">
              <wp:posOffset>114300</wp:posOffset>
            </wp:positionH>
            <wp:positionV relativeFrom="paragraph">
              <wp:posOffset>443230</wp:posOffset>
            </wp:positionV>
            <wp:extent cx="5943600" cy="3171825"/>
            <wp:effectExtent l="0" t="0" r="0" b="9525"/>
            <wp:wrapSquare wrapText="bothSides"/>
            <wp:docPr id="1156729835" name="Picture 11567298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29835"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r w:rsidR="00B44B94" w:rsidRPr="007262CD">
        <w:rPr>
          <w:b/>
          <w:sz w:val="32"/>
          <w:szCs w:val="32"/>
        </w:rPr>
        <w:t>Artist Table:</w:t>
      </w:r>
    </w:p>
    <w:p w14:paraId="15FCCAB9" w14:textId="77777777" w:rsidR="000F52FB" w:rsidRDefault="000F52FB" w:rsidP="000F52FB">
      <w:pPr>
        <w:ind w:left="360"/>
        <w:rPr>
          <w:b/>
          <w:sz w:val="32"/>
          <w:szCs w:val="32"/>
        </w:rPr>
      </w:pPr>
    </w:p>
    <w:p w14:paraId="431A2E17" w14:textId="47940E7E" w:rsidR="007A0BFF" w:rsidRPr="007262CD" w:rsidRDefault="00344141" w:rsidP="007262CD">
      <w:pPr>
        <w:pStyle w:val="ListParagraph"/>
        <w:numPr>
          <w:ilvl w:val="0"/>
          <w:numId w:val="3"/>
        </w:numPr>
        <w:rPr>
          <w:b/>
          <w:sz w:val="32"/>
          <w:szCs w:val="32"/>
        </w:rPr>
      </w:pPr>
      <w:r w:rsidRPr="007262CD">
        <w:rPr>
          <w:b/>
          <w:sz w:val="32"/>
          <w:szCs w:val="32"/>
        </w:rPr>
        <w:t xml:space="preserve">Song Table: </w:t>
      </w:r>
    </w:p>
    <w:p w14:paraId="2166C436" w14:textId="35388EFB" w:rsidR="00344141" w:rsidRDefault="004B24FF">
      <w:r w:rsidRPr="004B24FF">
        <w:rPr>
          <w:noProof/>
        </w:rPr>
        <w:drawing>
          <wp:inline distT="0" distB="0" distL="0" distR="0" wp14:anchorId="7CBEB275" wp14:editId="05B31998">
            <wp:extent cx="5943600" cy="3103880"/>
            <wp:effectExtent l="0" t="0" r="0" b="1270"/>
            <wp:docPr id="223828637" name="Picture 2238286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28637" name="Picture 1" descr="A screenshot of a computer&#10;&#10;Description automatically generated"/>
                    <pic:cNvPicPr/>
                  </pic:nvPicPr>
                  <pic:blipFill>
                    <a:blip r:embed="rId23"/>
                    <a:stretch>
                      <a:fillRect/>
                    </a:stretch>
                  </pic:blipFill>
                  <pic:spPr>
                    <a:xfrm>
                      <a:off x="0" y="0"/>
                      <a:ext cx="5943600" cy="3103880"/>
                    </a:xfrm>
                    <a:prstGeom prst="rect">
                      <a:avLst/>
                    </a:prstGeom>
                  </pic:spPr>
                </pic:pic>
              </a:graphicData>
            </a:graphic>
          </wp:inline>
        </w:drawing>
      </w:r>
    </w:p>
    <w:p w14:paraId="084E79A4" w14:textId="5924B409" w:rsidR="006C721D" w:rsidRDefault="00FE10C0" w:rsidP="006C721D">
      <w:pPr>
        <w:pStyle w:val="ListParagraph"/>
        <w:rPr>
          <w:b/>
          <w:sz w:val="32"/>
          <w:szCs w:val="32"/>
        </w:rPr>
      </w:pPr>
      <w:r>
        <w:rPr>
          <w:noProof/>
        </w:rPr>
        <w:lastRenderedPageBreak/>
        <mc:AlternateContent>
          <mc:Choice Requires="wps">
            <w:drawing>
              <wp:anchor distT="45720" distB="45720" distL="114300" distR="114300" simplePos="0" relativeHeight="251658252" behindDoc="0" locked="0" layoutInCell="1" allowOverlap="1" wp14:anchorId="1D8AAE91" wp14:editId="7D1B1E82">
                <wp:simplePos x="0" y="0"/>
                <wp:positionH relativeFrom="margin">
                  <wp:align>center</wp:align>
                </wp:positionH>
                <wp:positionV relativeFrom="paragraph">
                  <wp:posOffset>127</wp:posOffset>
                </wp:positionV>
                <wp:extent cx="3305175" cy="283845"/>
                <wp:effectExtent l="0" t="0" r="9525" b="8255"/>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3845"/>
                        </a:xfrm>
                        <a:prstGeom prst="rect">
                          <a:avLst/>
                        </a:prstGeom>
                        <a:solidFill>
                          <a:prstClr val="white"/>
                        </a:solidFill>
                        <a:ln>
                          <a:noFill/>
                        </a:ln>
                      </wps:spPr>
                      <wps:txbx>
                        <w:txbxContent>
                          <w:p w14:paraId="459D3E87" w14:textId="1ACC3C61" w:rsidR="006C721D" w:rsidRPr="00712A31" w:rsidRDefault="006C721D" w:rsidP="006C721D">
                            <w:pPr>
                              <w:pStyle w:val="Caption"/>
                              <w:jc w:val="center"/>
                              <w:rPr>
                                <w:sz w:val="22"/>
                                <w:szCs w:val="22"/>
                              </w:rPr>
                            </w:pPr>
                            <w:r w:rsidRPr="00712A31">
                              <w:rPr>
                                <w:sz w:val="22"/>
                                <w:szCs w:val="22"/>
                              </w:rPr>
                              <w:t xml:space="preserve">Figure 10: </w:t>
                            </w:r>
                            <w:r w:rsidR="004E7DDB" w:rsidRPr="00712A31">
                              <w:rPr>
                                <w:sz w:val="22"/>
                                <w:szCs w:val="22"/>
                              </w:rPr>
                              <w:t xml:space="preserve">Song Table with TrackID </w:t>
                            </w:r>
                            <w:r w:rsidR="00FE10C0" w:rsidRPr="00712A31">
                              <w:rPr>
                                <w:sz w:val="22"/>
                                <w:szCs w:val="22"/>
                              </w:rPr>
                              <w:t>as primary key and other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8AAE91" id="Text Box 16" o:spid="_x0000_s1033" type="#_x0000_t202" style="position:absolute;left:0;text-align:left;margin-left:0;margin-top:0;width:260.25pt;height:22.35pt;z-index:2516582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" stroked="f">
                <v:textbox style="mso-fit-shape-to-text:t" inset="0,0,0,0">
                  <w:txbxContent>
                    <w:p w14:paraId="459D3E87" w14:textId="1ACC3C61" w:rsidR="006C721D" w:rsidRPr="00712A31" w:rsidRDefault="006C721D" w:rsidP="006C721D">
                      <w:pPr>
                        <w:pStyle w:val="Caption"/>
                        <w:jc w:val="center"/>
                        <w:rPr>
                          <w:sz w:val="22"/>
                          <w:szCs w:val="22"/>
                        </w:rPr>
                      </w:pPr>
                      <w:r w:rsidRPr="00712A31">
                        <w:rPr>
                          <w:sz w:val="22"/>
                          <w:szCs w:val="22"/>
                        </w:rPr>
                        <w:t xml:space="preserve">Figure 10: </w:t>
                      </w:r>
                      <w:r w:rsidR="004E7DDB" w:rsidRPr="00712A31">
                        <w:rPr>
                          <w:sz w:val="22"/>
                          <w:szCs w:val="22"/>
                        </w:rPr>
                        <w:t xml:space="preserve">Song Table with TrackID </w:t>
                      </w:r>
                      <w:r w:rsidR="00FE10C0" w:rsidRPr="00712A31">
                        <w:rPr>
                          <w:sz w:val="22"/>
                          <w:szCs w:val="22"/>
                        </w:rPr>
                        <w:t>as primary key and other attributes</w:t>
                      </w:r>
                    </w:p>
                  </w:txbxContent>
                </v:textbox>
                <w10:wrap type="square" anchorx="margin"/>
              </v:shape>
            </w:pict>
          </mc:Fallback>
        </mc:AlternateContent>
      </w:r>
    </w:p>
    <w:p w14:paraId="67CB1CAD" w14:textId="516635A4" w:rsidR="0062401F" w:rsidRPr="0062401F" w:rsidRDefault="004B24FF" w:rsidP="008B336E">
      <w:pPr>
        <w:pStyle w:val="ListParagraph"/>
        <w:numPr>
          <w:ilvl w:val="0"/>
          <w:numId w:val="8"/>
        </w:numPr>
        <w:rPr>
          <w:b/>
          <w:sz w:val="32"/>
          <w:szCs w:val="32"/>
        </w:rPr>
      </w:pPr>
      <w:r w:rsidRPr="007262CD">
        <w:rPr>
          <w:b/>
          <w:sz w:val="32"/>
          <w:szCs w:val="32"/>
        </w:rPr>
        <w:t xml:space="preserve">Artist Genre Table: </w:t>
      </w:r>
    </w:p>
    <w:p w14:paraId="7126F548" w14:textId="4D7A5CA5" w:rsidR="004B24FF" w:rsidRDefault="006C721D">
      <w:r>
        <w:rPr>
          <w:noProof/>
        </w:rPr>
        <mc:AlternateContent>
          <mc:Choice Requires="wps">
            <w:drawing>
              <wp:anchor distT="45720" distB="45720" distL="114300" distR="114300" simplePos="0" relativeHeight="251658253" behindDoc="0" locked="0" layoutInCell="1" allowOverlap="1" wp14:anchorId="159D6491" wp14:editId="42591FF5">
                <wp:simplePos x="0" y="0"/>
                <wp:positionH relativeFrom="margin">
                  <wp:align>center</wp:align>
                </wp:positionH>
                <wp:positionV relativeFrom="paragraph">
                  <wp:posOffset>3253105</wp:posOffset>
                </wp:positionV>
                <wp:extent cx="3240405" cy="283845"/>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0405" cy="283845"/>
                        </a:xfrm>
                        <a:prstGeom prst="rect">
                          <a:avLst/>
                        </a:prstGeom>
                        <a:solidFill>
                          <a:prstClr val="white"/>
                        </a:solidFill>
                        <a:ln>
                          <a:noFill/>
                        </a:ln>
                      </wps:spPr>
                      <wps:txbx>
                        <w:txbxContent>
                          <w:p w14:paraId="7C6E2E22" w14:textId="77777777" w:rsidR="009165FF" w:rsidRDefault="006C721D" w:rsidP="006C721D">
                            <w:pPr>
                              <w:pStyle w:val="Caption"/>
                              <w:jc w:val="center"/>
                            </w:pPr>
                            <w:r w:rsidRPr="001D2F82">
                              <w:t xml:space="preserve">Figure </w:t>
                            </w:r>
                            <w:r>
                              <w:t>11</w:t>
                            </w:r>
                            <w:r w:rsidRPr="001D2F82">
                              <w:t xml:space="preserve">: </w:t>
                            </w:r>
                            <w:r w:rsidR="002E7B9C">
                              <w:t>ArtistID paired with Artist Genre</w:t>
                            </w:r>
                          </w:p>
                          <w:p w14:paraId="628E6A0B" w14:textId="7584A300" w:rsidR="006C721D" w:rsidRPr="001D2F82" w:rsidRDefault="006C721D" w:rsidP="006C721D">
                            <w:pPr>
                              <w:pStyle w:val="Caption"/>
                              <w:jc w:val="center"/>
                            </w:pPr>
                            <w:ins w:id="4" w:author="Wis, Jacob" w:date="2023-12-10T15:15:00Z">
                              <w:r w:rsidRPr="001D2F82">
                                <w:t xml:space="preserve">Figure </w:t>
                              </w:r>
                              <w:r>
                                <w:t>11</w:t>
                              </w:r>
                              <w:r w:rsidRPr="001D2F82">
                                <w:t xml:space="preserv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59D6491" id="Text Box 17" o:spid="_x0000_s1034" type="#_x0000_t202" style="position:absolute;margin-left:0;margin-top:256.15pt;width:255.15pt;height:22.35pt;z-index:25165825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" stroked="f">
                <v:textbox style="mso-fit-shape-to-text:t" inset="0,0,0,0">
                  <w:txbxContent>
                    <w:p w14:paraId="7C6E2E22" w14:textId="77777777" w:rsidR="009165FF" w:rsidRDefault="006C721D" w:rsidP="006C721D">
                      <w:pPr>
                        <w:pStyle w:val="Caption"/>
                        <w:jc w:val="center"/>
                      </w:pPr>
                      <w:r w:rsidRPr="001D2F82">
                        <w:t xml:space="preserve">Figure </w:t>
                      </w:r>
                      <w:r>
                        <w:t>11</w:t>
                      </w:r>
                      <w:r w:rsidRPr="001D2F82">
                        <w:t xml:space="preserve">: </w:t>
                      </w:r>
                      <w:r w:rsidR="002E7B9C">
                        <w:t>ArtistID paired with Artist Genre</w:t>
                      </w:r>
                    </w:p>
                    <w:p w14:paraId="628E6A0B" w14:textId="7584A300" w:rsidR="006C721D" w:rsidRPr="001D2F82" w:rsidRDefault="006C721D" w:rsidP="006C721D">
                      <w:pPr>
                        <w:pStyle w:val="Caption"/>
                        <w:jc w:val="center"/>
                      </w:pPr>
                      <w:ins w:id="5" w:author="Wis, Jacob" w:date="2023-12-10T15:15:00Z">
                        <w:r w:rsidRPr="001D2F82">
                          <w:t xml:space="preserve">Figure </w:t>
                        </w:r>
                        <w:r>
                          <w:t>11</w:t>
                        </w:r>
                        <w:r w:rsidRPr="001D2F82">
                          <w:t xml:space="preserve">: </w:t>
                        </w:r>
                      </w:ins>
                    </w:p>
                  </w:txbxContent>
                </v:textbox>
                <w10:wrap type="square" anchorx="margin"/>
              </v:shape>
            </w:pict>
          </mc:Fallback>
        </mc:AlternateContent>
      </w:r>
      <w:r w:rsidR="00AA2E93" w:rsidRPr="00AA2E93">
        <w:rPr>
          <w:noProof/>
        </w:rPr>
        <w:drawing>
          <wp:inline distT="0" distB="0" distL="0" distR="0" wp14:anchorId="33520A61" wp14:editId="6FBADC9E">
            <wp:extent cx="5943600" cy="3187700"/>
            <wp:effectExtent l="0" t="0" r="0" b="0"/>
            <wp:docPr id="1713972415" name="Picture 17139724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72415" name="Picture 1" descr="A screenshot of a computer&#10;&#10;Description automatically generated"/>
                    <pic:cNvPicPr/>
                  </pic:nvPicPr>
                  <pic:blipFill>
                    <a:blip r:embed="rId24"/>
                    <a:stretch>
                      <a:fillRect/>
                    </a:stretch>
                  </pic:blipFill>
                  <pic:spPr>
                    <a:xfrm>
                      <a:off x="0" y="0"/>
                      <a:ext cx="5943600" cy="3187700"/>
                    </a:xfrm>
                    <a:prstGeom prst="rect">
                      <a:avLst/>
                    </a:prstGeom>
                  </pic:spPr>
                </pic:pic>
              </a:graphicData>
            </a:graphic>
          </wp:inline>
        </w:drawing>
      </w:r>
    </w:p>
    <w:p w14:paraId="3200C4E6" w14:textId="5CB45024" w:rsidR="006C721D" w:rsidRDefault="006C721D" w:rsidP="006C721D">
      <w:pPr>
        <w:pStyle w:val="ListParagraph"/>
        <w:rPr>
          <w:b/>
          <w:sz w:val="32"/>
          <w:szCs w:val="32"/>
        </w:rPr>
      </w:pPr>
    </w:p>
    <w:p w14:paraId="4A2940D6" w14:textId="34985617" w:rsidR="00AA2E93" w:rsidRPr="007262CD" w:rsidRDefault="00AA2E93" w:rsidP="007262CD">
      <w:pPr>
        <w:pStyle w:val="ListParagraph"/>
        <w:numPr>
          <w:ilvl w:val="0"/>
          <w:numId w:val="3"/>
        </w:numPr>
        <w:rPr>
          <w:b/>
          <w:sz w:val="32"/>
          <w:szCs w:val="32"/>
        </w:rPr>
      </w:pPr>
      <w:r w:rsidRPr="007262CD">
        <w:rPr>
          <w:b/>
          <w:sz w:val="32"/>
          <w:szCs w:val="32"/>
        </w:rPr>
        <w:t xml:space="preserve">Song Artist Table: </w:t>
      </w:r>
    </w:p>
    <w:p w14:paraId="150D4C72" w14:textId="69B147BA" w:rsidR="006C43CE" w:rsidRDefault="00272844">
      <w:r w:rsidRPr="00272844">
        <w:rPr>
          <w:noProof/>
        </w:rPr>
        <w:drawing>
          <wp:inline distT="0" distB="0" distL="0" distR="0" wp14:anchorId="51198DED" wp14:editId="7DDA7F48">
            <wp:extent cx="5943600" cy="3178175"/>
            <wp:effectExtent l="0" t="0" r="0" b="3175"/>
            <wp:docPr id="1635986638" name="Picture 16359866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86638" name="Picture 1" descr="A screenshot of a computer&#10;&#10;Description automatically generated"/>
                    <pic:cNvPicPr/>
                  </pic:nvPicPr>
                  <pic:blipFill>
                    <a:blip r:embed="rId25"/>
                    <a:stretch>
                      <a:fillRect/>
                    </a:stretch>
                  </pic:blipFill>
                  <pic:spPr>
                    <a:xfrm>
                      <a:off x="0" y="0"/>
                      <a:ext cx="5943600" cy="3178175"/>
                    </a:xfrm>
                    <a:prstGeom prst="rect">
                      <a:avLst/>
                    </a:prstGeom>
                  </pic:spPr>
                </pic:pic>
              </a:graphicData>
            </a:graphic>
          </wp:inline>
        </w:drawing>
      </w:r>
    </w:p>
    <w:p w14:paraId="4EED71F5" w14:textId="77777777" w:rsidR="000F2AA1" w:rsidRDefault="000F2AA1" w:rsidP="006C721D">
      <w:pPr>
        <w:pStyle w:val="ListParagraph"/>
        <w:rPr>
          <w:b/>
          <w:sz w:val="32"/>
          <w:szCs w:val="32"/>
        </w:rPr>
      </w:pPr>
    </w:p>
    <w:p w14:paraId="1A64DF6D" w14:textId="499AB3B8" w:rsidR="006C721D" w:rsidRDefault="006C721D" w:rsidP="006C721D">
      <w:pPr>
        <w:pStyle w:val="ListParagraph"/>
        <w:rPr>
          <w:b/>
          <w:sz w:val="32"/>
          <w:szCs w:val="32"/>
        </w:rPr>
      </w:pPr>
      <w:r>
        <w:rPr>
          <w:noProof/>
        </w:rPr>
        <w:lastRenderedPageBreak/>
        <mc:AlternateContent>
          <mc:Choice Requires="wps">
            <w:drawing>
              <wp:anchor distT="45720" distB="45720" distL="114300" distR="114300" simplePos="0" relativeHeight="251658254" behindDoc="0" locked="0" layoutInCell="1" allowOverlap="1" wp14:anchorId="0407497D" wp14:editId="1C059D94">
                <wp:simplePos x="0" y="0"/>
                <wp:positionH relativeFrom="margin">
                  <wp:align>center</wp:align>
                </wp:positionH>
                <wp:positionV relativeFrom="paragraph">
                  <wp:posOffset>7620</wp:posOffset>
                </wp:positionV>
                <wp:extent cx="3240405" cy="283845"/>
                <wp:effectExtent l="0" t="0" r="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0405" cy="283845"/>
                        </a:xfrm>
                        <a:prstGeom prst="rect">
                          <a:avLst/>
                        </a:prstGeom>
                        <a:solidFill>
                          <a:prstClr val="white"/>
                        </a:solidFill>
                        <a:ln>
                          <a:noFill/>
                        </a:ln>
                      </wps:spPr>
                      <wps:txbx>
                        <w:txbxContent>
                          <w:p w14:paraId="2ADC09AD" w14:textId="3BBE2CFF" w:rsidR="006C721D" w:rsidRPr="001D2F82" w:rsidRDefault="006C721D" w:rsidP="006C721D">
                            <w:pPr>
                              <w:pStyle w:val="Caption"/>
                              <w:jc w:val="center"/>
                            </w:pPr>
                            <w:r w:rsidRPr="001D2F82">
                              <w:t xml:space="preserve">Figure </w:t>
                            </w:r>
                            <w:r>
                              <w:t>12</w:t>
                            </w:r>
                            <w:r w:rsidRPr="001D2F82">
                              <w:t xml:space="preserve">: </w:t>
                            </w:r>
                            <w:r w:rsidR="002E7B9C">
                              <w:t>SongID paired with ArtistID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07497D" id="Text Box 18" o:spid="_x0000_s1035" type="#_x0000_t202" style="position:absolute;left:0;text-align:left;margin-left:0;margin-top:.6pt;width:255.15pt;height:22.35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" stroked="f">
                <v:textbox style="mso-fit-shape-to-text:t" inset="0,0,0,0">
                  <w:txbxContent>
                    <w:p w14:paraId="2ADC09AD" w14:textId="3BBE2CFF" w:rsidR="006C721D" w:rsidRPr="001D2F82" w:rsidRDefault="006C721D" w:rsidP="006C721D">
                      <w:pPr>
                        <w:pStyle w:val="Caption"/>
                        <w:jc w:val="center"/>
                      </w:pPr>
                      <w:r w:rsidRPr="001D2F82">
                        <w:t xml:space="preserve">Figure </w:t>
                      </w:r>
                      <w:r>
                        <w:t>12</w:t>
                      </w:r>
                      <w:r w:rsidRPr="001D2F82">
                        <w:t xml:space="preserve">: </w:t>
                      </w:r>
                      <w:r w:rsidR="002E7B9C">
                        <w:t>SongID paired with ArtistID</w:t>
                      </w:r>
                    </w:p>
                  </w:txbxContent>
                </v:textbox>
                <w10:wrap type="square" anchorx="margin"/>
              </v:shape>
            </w:pict>
          </mc:Fallback>
        </mc:AlternateContent>
      </w:r>
    </w:p>
    <w:p w14:paraId="0B1AC908" w14:textId="7B7D63FE" w:rsidR="00BA054D" w:rsidRPr="007262CD" w:rsidRDefault="00BA054D" w:rsidP="007262CD">
      <w:pPr>
        <w:pStyle w:val="ListParagraph"/>
        <w:numPr>
          <w:ilvl w:val="0"/>
          <w:numId w:val="3"/>
        </w:numPr>
        <w:rPr>
          <w:b/>
          <w:sz w:val="32"/>
          <w:szCs w:val="32"/>
        </w:rPr>
      </w:pPr>
      <w:r w:rsidRPr="007262CD">
        <w:rPr>
          <w:b/>
          <w:sz w:val="32"/>
          <w:szCs w:val="32"/>
        </w:rPr>
        <w:t xml:space="preserve">Chart Rank Table: </w:t>
      </w:r>
    </w:p>
    <w:p w14:paraId="44FC9B62" w14:textId="41FC3B7E" w:rsidR="00271DDE" w:rsidRDefault="00271DDE">
      <w:r w:rsidRPr="00271DDE">
        <w:rPr>
          <w:noProof/>
        </w:rPr>
        <w:drawing>
          <wp:inline distT="0" distB="0" distL="0" distR="0" wp14:anchorId="04831BDB" wp14:editId="55E9882E">
            <wp:extent cx="5943600" cy="3139440"/>
            <wp:effectExtent l="0" t="0" r="0" b="3810"/>
            <wp:docPr id="670686653" name="Picture 67068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86653" name=""/>
                    <pic:cNvPicPr/>
                  </pic:nvPicPr>
                  <pic:blipFill>
                    <a:blip r:embed="rId26"/>
                    <a:stretch>
                      <a:fillRect/>
                    </a:stretch>
                  </pic:blipFill>
                  <pic:spPr>
                    <a:xfrm>
                      <a:off x="0" y="0"/>
                      <a:ext cx="5943600" cy="3139440"/>
                    </a:xfrm>
                    <a:prstGeom prst="rect">
                      <a:avLst/>
                    </a:prstGeom>
                  </pic:spPr>
                </pic:pic>
              </a:graphicData>
            </a:graphic>
          </wp:inline>
        </w:drawing>
      </w:r>
    </w:p>
    <w:p w14:paraId="764142ED" w14:textId="4858BD57" w:rsidR="00FA4A40" w:rsidRDefault="00FA4A40">
      <w:pPr>
        <w:rPr>
          <w:b/>
          <w:sz w:val="32"/>
          <w:szCs w:val="32"/>
        </w:rPr>
      </w:pPr>
      <w:r>
        <w:rPr>
          <w:noProof/>
        </w:rPr>
        <mc:AlternateContent>
          <mc:Choice Requires="wps">
            <w:drawing>
              <wp:anchor distT="45720" distB="45720" distL="114300" distR="114300" simplePos="0" relativeHeight="251658256" behindDoc="0" locked="0" layoutInCell="1" allowOverlap="1" wp14:anchorId="3ACCC4F5" wp14:editId="27DBC708">
                <wp:simplePos x="0" y="0"/>
                <wp:positionH relativeFrom="margin">
                  <wp:align>center</wp:align>
                </wp:positionH>
                <wp:positionV relativeFrom="paragraph">
                  <wp:posOffset>10795</wp:posOffset>
                </wp:positionV>
                <wp:extent cx="3916680" cy="283845"/>
                <wp:effectExtent l="0" t="0" r="762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283845"/>
                        </a:xfrm>
                        <a:prstGeom prst="rect">
                          <a:avLst/>
                        </a:prstGeom>
                        <a:solidFill>
                          <a:prstClr val="white"/>
                        </a:solidFill>
                        <a:ln>
                          <a:noFill/>
                        </a:ln>
                      </wps:spPr>
                      <wps:txbx>
                        <w:txbxContent>
                          <w:p w14:paraId="371484C7" w14:textId="13CC7FDF" w:rsidR="00FA4A40" w:rsidRPr="001D2F82" w:rsidRDefault="00FA4A40" w:rsidP="00FA4A40">
                            <w:pPr>
                              <w:pStyle w:val="Caption"/>
                              <w:jc w:val="center"/>
                            </w:pPr>
                            <w:r w:rsidRPr="001D2F82">
                              <w:t xml:space="preserve">Figure </w:t>
                            </w:r>
                            <w:r>
                              <w:t>13</w:t>
                            </w:r>
                            <w:r w:rsidRPr="001D2F82">
                              <w:t xml:space="preserve">: </w:t>
                            </w:r>
                            <w:r w:rsidR="0052718D">
                              <w:t>T</w:t>
                            </w:r>
                            <w:r w:rsidR="0032791B">
                              <w:t xml:space="preserve">able that </w:t>
                            </w:r>
                            <w:r w:rsidR="00295515">
                              <w:t>shows the TrackID and its various chart ranks.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CCC4F5" id="Text Box 19" o:spid="_x0000_s1036" type="#_x0000_t202" style="position:absolute;margin-left:0;margin-top:.85pt;width:308.4pt;height:22.35pt;z-index:2516582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" stroked="f">
                <v:textbox style="mso-fit-shape-to-text:t" inset="0,0,0,0">
                  <w:txbxContent>
                    <w:p w14:paraId="371484C7" w14:textId="13CC7FDF" w:rsidR="00FA4A40" w:rsidRPr="001D2F82" w:rsidRDefault="00FA4A40" w:rsidP="00FA4A40">
                      <w:pPr>
                        <w:pStyle w:val="Caption"/>
                        <w:jc w:val="center"/>
                      </w:pPr>
                      <w:r w:rsidRPr="001D2F82">
                        <w:t xml:space="preserve">Figure </w:t>
                      </w:r>
                      <w:r>
                        <w:t>13</w:t>
                      </w:r>
                      <w:r w:rsidRPr="001D2F82">
                        <w:t xml:space="preserve">: </w:t>
                      </w:r>
                      <w:r w:rsidR="0052718D">
                        <w:t>T</w:t>
                      </w:r>
                      <w:r w:rsidR="0032791B">
                        <w:t xml:space="preserve">able that </w:t>
                      </w:r>
                      <w:r w:rsidR="00295515">
                        <w:t>shows the TrackID and its various chart ranks.</w:t>
                      </w:r>
                    </w:p>
                  </w:txbxContent>
                </v:textbox>
                <w10:wrap type="square" anchorx="margin"/>
              </v:shape>
            </w:pict>
          </mc:Fallback>
        </mc:AlternateContent>
      </w:r>
    </w:p>
    <w:p w14:paraId="68BC4166" w14:textId="63BB1A2C" w:rsidR="006F0141" w:rsidRDefault="006F0141">
      <w:pPr>
        <w:rPr>
          <w:b/>
          <w:sz w:val="25"/>
          <w:szCs w:val="25"/>
        </w:rPr>
      </w:pPr>
      <w:r w:rsidRPr="00DF6523">
        <w:rPr>
          <w:b/>
          <w:sz w:val="32"/>
          <w:szCs w:val="32"/>
        </w:rPr>
        <w:t>Queries:</w:t>
      </w:r>
      <w:r w:rsidR="007918DB">
        <w:rPr>
          <w:b/>
          <w:sz w:val="32"/>
          <w:szCs w:val="32"/>
        </w:rPr>
        <w:t xml:space="preserve"> </w:t>
      </w:r>
    </w:p>
    <w:p w14:paraId="2B8EB6A5" w14:textId="2E14FBF0" w:rsidR="007918DB" w:rsidRPr="00565CC8" w:rsidRDefault="007918DB">
      <w:pPr>
        <w:rPr>
          <w:sz w:val="25"/>
          <w:szCs w:val="25"/>
        </w:rPr>
      </w:pPr>
      <w:r w:rsidRPr="00F25BA9">
        <w:rPr>
          <w:sz w:val="25"/>
          <w:szCs w:val="25"/>
        </w:rPr>
        <w:t xml:space="preserve">We presented the </w:t>
      </w:r>
      <w:r w:rsidR="001902EB" w:rsidRPr="00F25BA9">
        <w:rPr>
          <w:sz w:val="25"/>
          <w:szCs w:val="25"/>
        </w:rPr>
        <w:t xml:space="preserve">results of </w:t>
      </w:r>
      <w:r w:rsidR="00204FB2" w:rsidRPr="00F25BA9">
        <w:rPr>
          <w:sz w:val="25"/>
          <w:szCs w:val="25"/>
        </w:rPr>
        <w:t>the first question</w:t>
      </w:r>
      <w:r w:rsidR="005E499C" w:rsidRPr="00F25BA9">
        <w:rPr>
          <w:sz w:val="25"/>
          <w:szCs w:val="25"/>
        </w:rPr>
        <w:t>, regarding which genre of music is most popular among top charts</w:t>
      </w:r>
      <w:r w:rsidR="00322958" w:rsidRPr="00F25BA9">
        <w:rPr>
          <w:sz w:val="25"/>
          <w:szCs w:val="25"/>
        </w:rPr>
        <w:t xml:space="preserve"> as a classic report </w:t>
      </w:r>
      <w:r w:rsidR="00322958" w:rsidRPr="00915479">
        <w:rPr>
          <w:sz w:val="25"/>
          <w:szCs w:val="25"/>
          <w:highlight w:val="yellow"/>
        </w:rPr>
        <w:t>(Figure SOMETHING).</w:t>
      </w:r>
      <w:r w:rsidR="00322958" w:rsidRPr="00565CC8">
        <w:rPr>
          <w:sz w:val="25"/>
          <w:szCs w:val="25"/>
        </w:rPr>
        <w:t xml:space="preserve"> </w:t>
      </w:r>
      <w:r w:rsidR="009E4A6D" w:rsidRPr="00565CC8">
        <w:rPr>
          <w:sz w:val="25"/>
          <w:szCs w:val="25"/>
        </w:rPr>
        <w:t xml:space="preserve">In addition to the </w:t>
      </w:r>
      <w:r w:rsidR="00012B95" w:rsidRPr="00565CC8">
        <w:rPr>
          <w:sz w:val="25"/>
          <w:szCs w:val="25"/>
        </w:rPr>
        <w:t xml:space="preserve">visual </w:t>
      </w:r>
      <w:proofErr w:type="gramStart"/>
      <w:r w:rsidR="00012B95" w:rsidRPr="00565CC8">
        <w:rPr>
          <w:sz w:val="25"/>
          <w:szCs w:val="25"/>
        </w:rPr>
        <w:t>data</w:t>
      </w:r>
      <w:proofErr w:type="gramEnd"/>
      <w:r w:rsidR="00012B95" w:rsidRPr="00565CC8">
        <w:rPr>
          <w:sz w:val="25"/>
          <w:szCs w:val="25"/>
        </w:rPr>
        <w:t xml:space="preserve"> we added a text box</w:t>
      </w:r>
      <w:r w:rsidR="008B146C" w:rsidRPr="00565CC8">
        <w:rPr>
          <w:sz w:val="25"/>
          <w:szCs w:val="25"/>
        </w:rPr>
        <w:t xml:space="preserve"> explaining the </w:t>
      </w:r>
      <w:r w:rsidR="00F36BB0" w:rsidRPr="00565CC8">
        <w:rPr>
          <w:sz w:val="25"/>
          <w:szCs w:val="25"/>
        </w:rPr>
        <w:t>research questions and results</w:t>
      </w:r>
      <w:r w:rsidR="00A51ACE" w:rsidRPr="00565CC8">
        <w:rPr>
          <w:sz w:val="25"/>
          <w:szCs w:val="25"/>
        </w:rPr>
        <w:t>.</w:t>
      </w:r>
      <w:r w:rsidR="00322958" w:rsidRPr="00565CC8">
        <w:rPr>
          <w:sz w:val="25"/>
          <w:szCs w:val="25"/>
        </w:rPr>
        <w:t xml:space="preserve"> </w:t>
      </w:r>
      <w:r w:rsidR="000125BF">
        <w:rPr>
          <w:sz w:val="25"/>
          <w:szCs w:val="25"/>
        </w:rPr>
        <w:t xml:space="preserve">Below, you can </w:t>
      </w:r>
      <w:proofErr w:type="gramStart"/>
      <w:r w:rsidR="000125BF">
        <w:rPr>
          <w:sz w:val="25"/>
          <w:szCs w:val="25"/>
        </w:rPr>
        <w:t>see,</w:t>
      </w:r>
      <w:proofErr w:type="gramEnd"/>
      <w:r w:rsidR="000125BF">
        <w:rPr>
          <w:sz w:val="25"/>
          <w:szCs w:val="25"/>
        </w:rPr>
        <w:t xml:space="preserve"> </w:t>
      </w:r>
      <w:r w:rsidR="00565CC8" w:rsidRPr="00915479">
        <w:rPr>
          <w:sz w:val="25"/>
          <w:szCs w:val="25"/>
          <w:highlight w:val="yellow"/>
        </w:rPr>
        <w:t>Figure Something</w:t>
      </w:r>
      <w:r w:rsidR="000125BF">
        <w:rPr>
          <w:sz w:val="25"/>
          <w:szCs w:val="25"/>
        </w:rPr>
        <w:t xml:space="preserve">, which goes along with question one. This bar chart </w:t>
      </w:r>
      <w:r w:rsidR="003164DD">
        <w:rPr>
          <w:sz w:val="25"/>
          <w:szCs w:val="25"/>
        </w:rPr>
        <w:t xml:space="preserve">shows popularity of genres among the charts. </w:t>
      </w:r>
    </w:p>
    <w:p w14:paraId="6EBB0972" w14:textId="77777777" w:rsidR="00893166" w:rsidRDefault="00893166"/>
    <w:p w14:paraId="0C16B684" w14:textId="77777777" w:rsidR="00A67335" w:rsidRDefault="00537CB7" w:rsidP="004D3EA2">
      <w:pPr>
        <w:pStyle w:val="ListParagraph"/>
        <w:numPr>
          <w:ilvl w:val="0"/>
          <w:numId w:val="3"/>
        </w:numPr>
        <w:rPr>
          <w:b/>
          <w:sz w:val="32"/>
          <w:szCs w:val="32"/>
        </w:rPr>
      </w:pPr>
      <w:r w:rsidRPr="004D3EA2">
        <w:rPr>
          <w:b/>
          <w:sz w:val="32"/>
          <w:szCs w:val="32"/>
        </w:rPr>
        <w:t>Question/Query one:</w:t>
      </w:r>
      <w:r w:rsidR="004D7ADA">
        <w:rPr>
          <w:b/>
          <w:sz w:val="32"/>
          <w:szCs w:val="32"/>
        </w:rPr>
        <w:t xml:space="preserve">  </w:t>
      </w:r>
    </w:p>
    <w:p w14:paraId="0383E45E" w14:textId="2C99A294" w:rsidR="00E1742C" w:rsidRPr="00A67335" w:rsidRDefault="004D7ADA" w:rsidP="00A67335">
      <w:pPr>
        <w:pStyle w:val="ListParagraph"/>
        <w:rPr>
          <w:bCs/>
          <w:sz w:val="24"/>
          <w:szCs w:val="24"/>
        </w:rPr>
      </w:pPr>
      <w:bookmarkStart w:id="6" w:name="_Hlk153115046"/>
      <w:r w:rsidRPr="00A67335">
        <w:rPr>
          <w:bCs/>
          <w:sz w:val="24"/>
          <w:szCs w:val="24"/>
        </w:rPr>
        <w:t xml:space="preserve">We presented the results of the </w:t>
      </w:r>
      <w:r w:rsidR="001F15DD">
        <w:rPr>
          <w:bCs/>
          <w:sz w:val="24"/>
          <w:szCs w:val="24"/>
        </w:rPr>
        <w:t xml:space="preserve">Genre question </w:t>
      </w:r>
      <w:r w:rsidR="00D934D9">
        <w:rPr>
          <w:bCs/>
          <w:sz w:val="24"/>
          <w:szCs w:val="24"/>
        </w:rPr>
        <w:t>in the form of a</w:t>
      </w:r>
      <w:r w:rsidR="000E34BB">
        <w:rPr>
          <w:bCs/>
          <w:sz w:val="24"/>
          <w:szCs w:val="24"/>
        </w:rPr>
        <w:t xml:space="preserve"> classic report. We also added a bar chart </w:t>
      </w:r>
      <w:r w:rsidR="009165FF">
        <w:rPr>
          <w:bCs/>
          <w:sz w:val="24"/>
          <w:szCs w:val="24"/>
        </w:rPr>
        <w:t xml:space="preserve">which visualizes the number of songs of each genre that </w:t>
      </w:r>
      <w:r w:rsidR="002F791A">
        <w:rPr>
          <w:bCs/>
          <w:sz w:val="24"/>
          <w:szCs w:val="24"/>
        </w:rPr>
        <w:t>appear</w:t>
      </w:r>
      <w:r w:rsidR="009165FF">
        <w:rPr>
          <w:bCs/>
          <w:sz w:val="24"/>
          <w:szCs w:val="24"/>
        </w:rPr>
        <w:t xml:space="preserve"> on the top charts.</w:t>
      </w:r>
    </w:p>
    <w:bookmarkEnd w:id="6"/>
    <w:p w14:paraId="1C71E914" w14:textId="68AC3C25" w:rsidR="00537CB7" w:rsidRDefault="00AE57CA" w:rsidP="003164DD">
      <w:pPr>
        <w:jc w:val="center"/>
      </w:pPr>
      <w:r>
        <w:softHyphen/>
      </w:r>
      <w:r w:rsidR="000A6EA7" w:rsidRPr="000A6EA7">
        <w:rPr>
          <w:noProof/>
        </w:rPr>
        <w:drawing>
          <wp:inline distT="0" distB="0" distL="0" distR="0" wp14:anchorId="7C7A4BCB" wp14:editId="0CCC468B">
            <wp:extent cx="5616495" cy="1038225"/>
            <wp:effectExtent l="0" t="0" r="3810" b="0"/>
            <wp:docPr id="498465449" name="Picture 49846544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65449" name="Picture 1" descr="A close-up of a text&#10;&#10;Description automatically generated"/>
                    <pic:cNvPicPr/>
                  </pic:nvPicPr>
                  <pic:blipFill>
                    <a:blip r:embed="rId27"/>
                    <a:stretch>
                      <a:fillRect/>
                    </a:stretch>
                  </pic:blipFill>
                  <pic:spPr>
                    <a:xfrm>
                      <a:off x="0" y="0"/>
                      <a:ext cx="5638510" cy="1042295"/>
                    </a:xfrm>
                    <a:prstGeom prst="rect">
                      <a:avLst/>
                    </a:prstGeom>
                  </pic:spPr>
                </pic:pic>
              </a:graphicData>
            </a:graphic>
          </wp:inline>
        </w:drawing>
      </w:r>
    </w:p>
    <w:p w14:paraId="6EBFAD57" w14:textId="241E3474" w:rsidR="00537CB7" w:rsidRDefault="00927149" w:rsidP="003164DD">
      <w:pPr>
        <w:jc w:val="center"/>
      </w:pPr>
      <w:r w:rsidRPr="00927149">
        <w:rPr>
          <w:noProof/>
        </w:rPr>
        <w:lastRenderedPageBreak/>
        <w:drawing>
          <wp:inline distT="0" distB="0" distL="0" distR="0" wp14:anchorId="03D096C8" wp14:editId="60CE9E70">
            <wp:extent cx="5114925" cy="2148706"/>
            <wp:effectExtent l="0" t="0" r="0" b="4445"/>
            <wp:docPr id="10398786" name="Picture 1039878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786" name="Picture 1" descr="A screenshot of a graph&#10;&#10;Description automatically generated"/>
                    <pic:cNvPicPr/>
                  </pic:nvPicPr>
                  <pic:blipFill>
                    <a:blip r:embed="rId28"/>
                    <a:stretch>
                      <a:fillRect/>
                    </a:stretch>
                  </pic:blipFill>
                  <pic:spPr>
                    <a:xfrm>
                      <a:off x="0" y="0"/>
                      <a:ext cx="5130640" cy="2155308"/>
                    </a:xfrm>
                    <a:prstGeom prst="rect">
                      <a:avLst/>
                    </a:prstGeom>
                  </pic:spPr>
                </pic:pic>
              </a:graphicData>
            </a:graphic>
          </wp:inline>
        </w:drawing>
      </w:r>
    </w:p>
    <w:p w14:paraId="35E5987F" w14:textId="60B9BEC1" w:rsidR="00CB5D9C" w:rsidRDefault="00CB5D9C" w:rsidP="003164DD">
      <w:pPr>
        <w:jc w:val="center"/>
      </w:pPr>
      <w:r w:rsidRPr="00CB5D9C">
        <w:rPr>
          <w:noProof/>
        </w:rPr>
        <w:drawing>
          <wp:inline distT="0" distB="0" distL="0" distR="0" wp14:anchorId="50D7C98E" wp14:editId="05FDE31A">
            <wp:extent cx="2045805" cy="3514725"/>
            <wp:effectExtent l="0" t="0" r="0" b="0"/>
            <wp:docPr id="1747776428" name="Picture 1747776428" descr="A screenshot of a music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76428" name="Picture 1" descr="A screenshot of a music list&#10;&#10;Description automatically generated"/>
                    <pic:cNvPicPr/>
                  </pic:nvPicPr>
                  <pic:blipFill>
                    <a:blip r:embed="rId29"/>
                    <a:stretch>
                      <a:fillRect/>
                    </a:stretch>
                  </pic:blipFill>
                  <pic:spPr>
                    <a:xfrm>
                      <a:off x="0" y="0"/>
                      <a:ext cx="2050493" cy="3522779"/>
                    </a:xfrm>
                    <a:prstGeom prst="rect">
                      <a:avLst/>
                    </a:prstGeom>
                  </pic:spPr>
                </pic:pic>
              </a:graphicData>
            </a:graphic>
          </wp:inline>
        </w:drawing>
      </w:r>
    </w:p>
    <w:p w14:paraId="31B3FEF6" w14:textId="174FB006" w:rsidR="00502B69" w:rsidRDefault="00FA4A40" w:rsidP="00502B69">
      <w:pPr>
        <w:ind w:left="360"/>
        <w:rPr>
          <w:b/>
          <w:sz w:val="32"/>
          <w:szCs w:val="32"/>
        </w:rPr>
      </w:pPr>
      <w:r>
        <w:rPr>
          <w:noProof/>
        </w:rPr>
        <mc:AlternateContent>
          <mc:Choice Requires="wps">
            <w:drawing>
              <wp:anchor distT="45720" distB="45720" distL="114300" distR="114300" simplePos="0" relativeHeight="251658257" behindDoc="0" locked="0" layoutInCell="1" allowOverlap="1" wp14:anchorId="44C59615" wp14:editId="16C2DE2D">
                <wp:simplePos x="0" y="0"/>
                <wp:positionH relativeFrom="margin">
                  <wp:posOffset>1200150</wp:posOffset>
                </wp:positionH>
                <wp:positionV relativeFrom="paragraph">
                  <wp:posOffset>7620</wp:posOffset>
                </wp:positionV>
                <wp:extent cx="3240405" cy="283845"/>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0405" cy="283845"/>
                        </a:xfrm>
                        <a:prstGeom prst="rect">
                          <a:avLst/>
                        </a:prstGeom>
                        <a:solidFill>
                          <a:prstClr val="white"/>
                        </a:solidFill>
                        <a:ln>
                          <a:noFill/>
                        </a:ln>
                      </wps:spPr>
                      <wps:txbx>
                        <w:txbxContent>
                          <w:p w14:paraId="08D91431" w14:textId="1C552D53" w:rsidR="00FA4A40" w:rsidRPr="001D2F82" w:rsidRDefault="00FA4A40" w:rsidP="00FA4A40">
                            <w:pPr>
                              <w:pStyle w:val="Caption"/>
                              <w:jc w:val="center"/>
                            </w:pPr>
                            <w:r w:rsidRPr="001D2F82">
                              <w:t xml:space="preserve">Figure </w:t>
                            </w:r>
                            <w:r>
                              <w:t>14</w:t>
                            </w:r>
                            <w:r w:rsidRPr="001D2F82">
                              <w:t xml:space="preserve">: </w:t>
                            </w:r>
                            <w:r w:rsidR="007C6907">
                              <w:t>Tempo Chart and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C59615" id="Text Box 20" o:spid="_x0000_s1037" type="#_x0000_t202" style="position:absolute;left:0;text-align:left;margin-left:94.5pt;margin-top:.6pt;width:255.15pt;height:22.35pt;z-index:25165825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" stroked="f">
                <v:textbox style="mso-fit-shape-to-text:t" inset="0,0,0,0">
                  <w:txbxContent>
                    <w:p w14:paraId="08D91431" w14:textId="1C552D53" w:rsidR="00FA4A40" w:rsidRPr="001D2F82" w:rsidRDefault="00FA4A40" w:rsidP="00FA4A40">
                      <w:pPr>
                        <w:pStyle w:val="Caption"/>
                        <w:jc w:val="center"/>
                      </w:pPr>
                      <w:r w:rsidRPr="001D2F82">
                        <w:t xml:space="preserve">Figure </w:t>
                      </w:r>
                      <w:r>
                        <w:t>14</w:t>
                      </w:r>
                      <w:r w:rsidRPr="001D2F82">
                        <w:t xml:space="preserve">: </w:t>
                      </w:r>
                      <w:r w:rsidR="007C6907">
                        <w:t>Tempo Chart and Table</w:t>
                      </w:r>
                    </w:p>
                  </w:txbxContent>
                </v:textbox>
                <w10:wrap type="square" anchorx="margin"/>
              </v:shape>
            </w:pict>
          </mc:Fallback>
        </mc:AlternateContent>
      </w:r>
    </w:p>
    <w:p w14:paraId="20CB734F" w14:textId="77777777" w:rsidR="00A031E0" w:rsidRDefault="00A031E0" w:rsidP="00502B69">
      <w:pPr>
        <w:ind w:left="360"/>
        <w:rPr>
          <w:b/>
          <w:sz w:val="32"/>
          <w:szCs w:val="32"/>
        </w:rPr>
      </w:pPr>
    </w:p>
    <w:p w14:paraId="5D314290" w14:textId="77777777" w:rsidR="00A031E0" w:rsidRDefault="00A031E0" w:rsidP="00502B69">
      <w:pPr>
        <w:ind w:left="360"/>
        <w:rPr>
          <w:b/>
          <w:sz w:val="32"/>
          <w:szCs w:val="32"/>
        </w:rPr>
      </w:pPr>
    </w:p>
    <w:p w14:paraId="5CCD9521" w14:textId="77777777" w:rsidR="00A031E0" w:rsidRDefault="00A031E0" w:rsidP="00502B69">
      <w:pPr>
        <w:ind w:left="360"/>
        <w:rPr>
          <w:b/>
          <w:sz w:val="32"/>
          <w:szCs w:val="32"/>
        </w:rPr>
      </w:pPr>
    </w:p>
    <w:p w14:paraId="64FF4960" w14:textId="77777777" w:rsidR="00A031E0" w:rsidRDefault="00A031E0" w:rsidP="00502B69">
      <w:pPr>
        <w:ind w:left="360"/>
        <w:rPr>
          <w:b/>
          <w:sz w:val="32"/>
          <w:szCs w:val="32"/>
        </w:rPr>
      </w:pPr>
    </w:p>
    <w:p w14:paraId="2137159D" w14:textId="77777777" w:rsidR="00A031E0" w:rsidRDefault="00A031E0" w:rsidP="00502B69">
      <w:pPr>
        <w:ind w:left="360"/>
        <w:rPr>
          <w:b/>
          <w:sz w:val="32"/>
          <w:szCs w:val="32"/>
        </w:rPr>
      </w:pPr>
    </w:p>
    <w:p w14:paraId="0E98CFC7" w14:textId="720CE033" w:rsidR="00537CB7" w:rsidRDefault="00E1742C" w:rsidP="00A031E0">
      <w:pPr>
        <w:pStyle w:val="ListParagraph"/>
        <w:numPr>
          <w:ilvl w:val="0"/>
          <w:numId w:val="3"/>
        </w:numPr>
        <w:rPr>
          <w:b/>
          <w:sz w:val="32"/>
          <w:szCs w:val="32"/>
        </w:rPr>
      </w:pPr>
      <w:r w:rsidRPr="004D3EA2">
        <w:rPr>
          <w:b/>
          <w:sz w:val="32"/>
          <w:szCs w:val="32"/>
        </w:rPr>
        <w:lastRenderedPageBreak/>
        <w:t>Question</w:t>
      </w:r>
      <w:r w:rsidR="00537CB7" w:rsidRPr="004D3EA2">
        <w:rPr>
          <w:b/>
          <w:sz w:val="32"/>
          <w:szCs w:val="32"/>
        </w:rPr>
        <w:t>/Query Two:</w:t>
      </w:r>
    </w:p>
    <w:p w14:paraId="7EFA90B1" w14:textId="2BD854D0" w:rsidR="00B302AE" w:rsidRPr="00CD36B5" w:rsidRDefault="00B302AE" w:rsidP="00B302AE">
      <w:pPr>
        <w:ind w:left="360"/>
        <w:rPr>
          <w:bCs/>
          <w:sz w:val="24"/>
          <w:szCs w:val="24"/>
        </w:rPr>
      </w:pPr>
      <w:r w:rsidRPr="00CD36B5">
        <w:rPr>
          <w:bCs/>
          <w:sz w:val="24"/>
          <w:szCs w:val="24"/>
        </w:rPr>
        <w:t xml:space="preserve">We </w:t>
      </w:r>
      <w:r w:rsidR="0058126D" w:rsidRPr="00CD36B5">
        <w:rPr>
          <w:bCs/>
          <w:sz w:val="24"/>
          <w:szCs w:val="24"/>
        </w:rPr>
        <w:t xml:space="preserve">added </w:t>
      </w:r>
      <w:r w:rsidR="008D1BC3" w:rsidRPr="00CD36B5">
        <w:rPr>
          <w:bCs/>
          <w:sz w:val="24"/>
          <w:szCs w:val="24"/>
        </w:rPr>
        <w:t xml:space="preserve">this section of the application to present the </w:t>
      </w:r>
      <w:r w:rsidR="00E35DDF" w:rsidRPr="00CD36B5">
        <w:rPr>
          <w:bCs/>
          <w:sz w:val="24"/>
          <w:szCs w:val="24"/>
        </w:rPr>
        <w:t>answer to question two</w:t>
      </w:r>
      <w:r w:rsidR="006D3FDD">
        <w:rPr>
          <w:bCs/>
          <w:sz w:val="24"/>
          <w:szCs w:val="24"/>
        </w:rPr>
        <w:t xml:space="preserve"> </w:t>
      </w:r>
      <w:proofErr w:type="gramStart"/>
      <w:r w:rsidR="006D3FDD">
        <w:rPr>
          <w:bCs/>
          <w:sz w:val="24"/>
          <w:szCs w:val="24"/>
        </w:rPr>
        <w:t>in</w:t>
      </w:r>
      <w:proofErr w:type="gramEnd"/>
      <w:r w:rsidR="006D3FDD">
        <w:rPr>
          <w:bCs/>
          <w:sz w:val="24"/>
          <w:szCs w:val="24"/>
        </w:rPr>
        <w:t xml:space="preserve"> a table</w:t>
      </w:r>
      <w:r w:rsidR="00E35DDF" w:rsidRPr="00CD36B5">
        <w:rPr>
          <w:bCs/>
          <w:sz w:val="24"/>
          <w:szCs w:val="24"/>
        </w:rPr>
        <w:t xml:space="preserve">. This shows the artists with the most songs on the top charts in </w:t>
      </w:r>
      <w:r w:rsidR="00CD36B5" w:rsidRPr="00CD36B5">
        <w:rPr>
          <w:bCs/>
          <w:sz w:val="24"/>
          <w:szCs w:val="24"/>
        </w:rPr>
        <w:t xml:space="preserve">the first 6 months of 2022. </w:t>
      </w:r>
    </w:p>
    <w:p w14:paraId="6A3664D1" w14:textId="37BF795C" w:rsidR="00537CB7" w:rsidRDefault="00332855">
      <w:r w:rsidRPr="00332855">
        <w:rPr>
          <w:noProof/>
        </w:rPr>
        <w:drawing>
          <wp:inline distT="0" distB="0" distL="0" distR="0" wp14:anchorId="479F8FDE" wp14:editId="5B645911">
            <wp:extent cx="5943600" cy="3072130"/>
            <wp:effectExtent l="0" t="0" r="0" b="0"/>
            <wp:docPr id="1017970760" name="Picture 10179707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70760" name="Picture 1" descr="A screenshot of a computer&#10;&#10;Description automatically generated"/>
                    <pic:cNvPicPr/>
                  </pic:nvPicPr>
                  <pic:blipFill>
                    <a:blip r:embed="rId30"/>
                    <a:stretch>
                      <a:fillRect/>
                    </a:stretch>
                  </pic:blipFill>
                  <pic:spPr>
                    <a:xfrm>
                      <a:off x="0" y="0"/>
                      <a:ext cx="5943600" cy="3072130"/>
                    </a:xfrm>
                    <a:prstGeom prst="rect">
                      <a:avLst/>
                    </a:prstGeom>
                  </pic:spPr>
                </pic:pic>
              </a:graphicData>
            </a:graphic>
          </wp:inline>
        </w:drawing>
      </w:r>
    </w:p>
    <w:p w14:paraId="0AF60910" w14:textId="7B1C5D6E" w:rsidR="00B631C1" w:rsidRDefault="00FA4A40">
      <w:r>
        <w:rPr>
          <w:noProof/>
        </w:rPr>
        <mc:AlternateContent>
          <mc:Choice Requires="wps">
            <w:drawing>
              <wp:anchor distT="45720" distB="45720" distL="114300" distR="114300" simplePos="0" relativeHeight="251658258" behindDoc="0" locked="0" layoutInCell="1" allowOverlap="1" wp14:anchorId="0A392E9D" wp14:editId="09F072CC">
                <wp:simplePos x="0" y="0"/>
                <wp:positionH relativeFrom="margin">
                  <wp:align>center</wp:align>
                </wp:positionH>
                <wp:positionV relativeFrom="paragraph">
                  <wp:posOffset>26035</wp:posOffset>
                </wp:positionV>
                <wp:extent cx="3240405" cy="283845"/>
                <wp:effectExtent l="0" t="0" r="0" b="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0405" cy="283845"/>
                        </a:xfrm>
                        <a:prstGeom prst="rect">
                          <a:avLst/>
                        </a:prstGeom>
                        <a:solidFill>
                          <a:prstClr val="white"/>
                        </a:solidFill>
                        <a:ln>
                          <a:noFill/>
                        </a:ln>
                      </wps:spPr>
                      <wps:txbx>
                        <w:txbxContent>
                          <w:p w14:paraId="0292155F" w14:textId="05F29E53" w:rsidR="00FA4A40" w:rsidRPr="001D2F82" w:rsidRDefault="00FA4A40" w:rsidP="00FA4A40">
                            <w:pPr>
                              <w:pStyle w:val="Caption"/>
                              <w:jc w:val="center"/>
                            </w:pPr>
                            <w:r w:rsidRPr="001D2F82">
                              <w:t xml:space="preserve">Figure </w:t>
                            </w:r>
                            <w:r>
                              <w:t>15</w:t>
                            </w:r>
                            <w:r w:rsidRPr="001D2F82">
                              <w:t xml:space="preserve">: </w:t>
                            </w:r>
                            <w:r w:rsidR="007C6907">
                              <w:t>Top Artist’s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392E9D" id="Text Box 21" o:spid="_x0000_s1038" type="#_x0000_t202" style="position:absolute;margin-left:0;margin-top:2.05pt;width:255.15pt;height:22.35pt;z-index:25165825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" stroked="f">
                <v:textbox style="mso-fit-shape-to-text:t" inset="0,0,0,0">
                  <w:txbxContent>
                    <w:p w14:paraId="0292155F" w14:textId="05F29E53" w:rsidR="00FA4A40" w:rsidRPr="001D2F82" w:rsidRDefault="00FA4A40" w:rsidP="00FA4A40">
                      <w:pPr>
                        <w:pStyle w:val="Caption"/>
                        <w:jc w:val="center"/>
                      </w:pPr>
                      <w:r w:rsidRPr="001D2F82">
                        <w:t xml:space="preserve">Figure </w:t>
                      </w:r>
                      <w:r>
                        <w:t>15</w:t>
                      </w:r>
                      <w:r w:rsidRPr="001D2F82">
                        <w:t xml:space="preserve">: </w:t>
                      </w:r>
                      <w:r w:rsidR="007C6907">
                        <w:t>Top Artist’s Table</w:t>
                      </w:r>
                    </w:p>
                  </w:txbxContent>
                </v:textbox>
                <w10:wrap type="square" anchorx="margin"/>
              </v:shape>
            </w:pict>
          </mc:Fallback>
        </mc:AlternateContent>
      </w:r>
    </w:p>
    <w:p w14:paraId="249D68BD" w14:textId="77777777" w:rsidR="00B631C1" w:rsidRDefault="00B631C1"/>
    <w:p w14:paraId="1E1EFC2C" w14:textId="77777777" w:rsidR="00B631C1" w:rsidRDefault="00B631C1"/>
    <w:p w14:paraId="3E1BA11F" w14:textId="45C7D40E" w:rsidR="00537CB7" w:rsidRDefault="00537CB7" w:rsidP="004D3EA2">
      <w:pPr>
        <w:pStyle w:val="ListParagraph"/>
        <w:numPr>
          <w:ilvl w:val="0"/>
          <w:numId w:val="3"/>
        </w:numPr>
        <w:rPr>
          <w:b/>
          <w:sz w:val="32"/>
          <w:szCs w:val="32"/>
        </w:rPr>
      </w:pPr>
      <w:r w:rsidRPr="004D3EA2">
        <w:rPr>
          <w:b/>
          <w:sz w:val="32"/>
          <w:szCs w:val="32"/>
        </w:rPr>
        <w:t>Question/Query Three:</w:t>
      </w:r>
    </w:p>
    <w:p w14:paraId="4FDAF7C6" w14:textId="6F898448" w:rsidR="00FB583A" w:rsidRPr="00FB583A" w:rsidRDefault="00ED4281" w:rsidP="00FB583A">
      <w:pPr>
        <w:pStyle w:val="ListParagraph"/>
        <w:rPr>
          <w:bCs/>
          <w:sz w:val="24"/>
          <w:szCs w:val="24"/>
        </w:rPr>
      </w:pPr>
      <w:r w:rsidRPr="00582EFF">
        <w:rPr>
          <w:bCs/>
          <w:sz w:val="24"/>
          <w:szCs w:val="24"/>
        </w:rPr>
        <w:t xml:space="preserve">We added this section of the application </w:t>
      </w:r>
      <w:r w:rsidR="006D3FDD" w:rsidRPr="00582EFF">
        <w:rPr>
          <w:bCs/>
          <w:sz w:val="24"/>
          <w:szCs w:val="24"/>
        </w:rPr>
        <w:t>to present the answer to question 3 in a table.</w:t>
      </w:r>
      <w:r w:rsidR="000B48FC">
        <w:rPr>
          <w:bCs/>
          <w:sz w:val="24"/>
          <w:szCs w:val="24"/>
        </w:rPr>
        <w:t xml:space="preserve"> The table shows the </w:t>
      </w:r>
      <w:r w:rsidR="00FD6627">
        <w:rPr>
          <w:bCs/>
          <w:sz w:val="24"/>
          <w:szCs w:val="24"/>
        </w:rPr>
        <w:t xml:space="preserve">average rank of </w:t>
      </w:r>
      <w:r w:rsidR="00B65134">
        <w:rPr>
          <w:bCs/>
          <w:sz w:val="24"/>
          <w:szCs w:val="24"/>
        </w:rPr>
        <w:t>songs based</w:t>
      </w:r>
      <w:r w:rsidR="00371014">
        <w:rPr>
          <w:bCs/>
          <w:sz w:val="24"/>
          <w:szCs w:val="24"/>
        </w:rPr>
        <w:t xml:space="preserve"> on how long they appeared on the top charts.</w:t>
      </w:r>
    </w:p>
    <w:p w14:paraId="6B7EE9F3" w14:textId="7C0BDC60" w:rsidR="00073AEF" w:rsidRDefault="001D73AA">
      <w:r w:rsidRPr="001D73AA">
        <w:rPr>
          <w:noProof/>
        </w:rPr>
        <w:drawing>
          <wp:inline distT="0" distB="0" distL="0" distR="0" wp14:anchorId="6E12512C" wp14:editId="52C23273">
            <wp:extent cx="5943600" cy="2022475"/>
            <wp:effectExtent l="0" t="0" r="0" b="0"/>
            <wp:docPr id="1988704278" name="Picture 19887042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04278" name="Picture 1" descr="A screenshot of a computer&#10;&#10;Description automatically generated"/>
                    <pic:cNvPicPr/>
                  </pic:nvPicPr>
                  <pic:blipFill>
                    <a:blip r:embed="rId31"/>
                    <a:stretch>
                      <a:fillRect/>
                    </a:stretch>
                  </pic:blipFill>
                  <pic:spPr>
                    <a:xfrm>
                      <a:off x="0" y="0"/>
                      <a:ext cx="5943600" cy="2022475"/>
                    </a:xfrm>
                    <a:prstGeom prst="rect">
                      <a:avLst/>
                    </a:prstGeom>
                  </pic:spPr>
                </pic:pic>
              </a:graphicData>
            </a:graphic>
          </wp:inline>
        </w:drawing>
      </w:r>
    </w:p>
    <w:p w14:paraId="641CB9B0" w14:textId="1AD9642F" w:rsidR="00B631C1" w:rsidRDefault="00FA4A40">
      <w:r>
        <w:rPr>
          <w:noProof/>
        </w:rPr>
        <w:lastRenderedPageBreak/>
        <mc:AlternateContent>
          <mc:Choice Requires="wps">
            <w:drawing>
              <wp:anchor distT="45720" distB="45720" distL="114300" distR="114300" simplePos="0" relativeHeight="251658259" behindDoc="0" locked="0" layoutInCell="1" allowOverlap="1" wp14:anchorId="76FF29CF" wp14:editId="20E51998">
                <wp:simplePos x="0" y="0"/>
                <wp:positionH relativeFrom="margin">
                  <wp:align>center</wp:align>
                </wp:positionH>
                <wp:positionV relativeFrom="paragraph">
                  <wp:posOffset>6985</wp:posOffset>
                </wp:positionV>
                <wp:extent cx="3240405" cy="283845"/>
                <wp:effectExtent l="0" t="0" r="0" b="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0405" cy="283845"/>
                        </a:xfrm>
                        <a:prstGeom prst="rect">
                          <a:avLst/>
                        </a:prstGeom>
                        <a:solidFill>
                          <a:prstClr val="white"/>
                        </a:solidFill>
                        <a:ln>
                          <a:noFill/>
                        </a:ln>
                      </wps:spPr>
                      <wps:txbx>
                        <w:txbxContent>
                          <w:p w14:paraId="35F571DD" w14:textId="0B2E0862" w:rsidR="00FA4A40" w:rsidRDefault="00FA4A40" w:rsidP="00FA4A40">
                            <w:pPr>
                              <w:pStyle w:val="Caption"/>
                              <w:jc w:val="center"/>
                              <w:rPr>
                                <w:color w:val="auto"/>
                              </w:rPr>
                            </w:pPr>
                            <w:r w:rsidRPr="001D2F82">
                              <w:t xml:space="preserve">Figure </w:t>
                            </w:r>
                            <w:r>
                              <w:t>16</w:t>
                            </w:r>
                            <w:r w:rsidRPr="001D2F82">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FF29CF" id="Text Box 23" o:spid="_x0000_s1039" type="#_x0000_t202" style="position:absolute;margin-left:0;margin-top:.55pt;width:255.15pt;height:22.35pt;z-index:25165825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" stroked="f">
                <v:textbox style="mso-fit-shape-to-text:t" inset="0,0,0,0">
                  <w:txbxContent>
                    <w:p w14:paraId="35F571DD" w14:textId="0B2E0862" w:rsidR="00FA4A40" w:rsidRDefault="00FA4A40" w:rsidP="00FA4A40">
                      <w:pPr>
                        <w:pStyle w:val="Caption"/>
                        <w:jc w:val="center"/>
                        <w:rPr>
                          <w:color w:val="auto"/>
                        </w:rPr>
                      </w:pPr>
                      <w:r w:rsidRPr="001D2F82">
                        <w:t xml:space="preserve">Figure </w:t>
                      </w:r>
                      <w:r>
                        <w:t>16</w:t>
                      </w:r>
                      <w:r w:rsidRPr="001D2F82">
                        <w:t xml:space="preserve">: </w:t>
                      </w:r>
                    </w:p>
                  </w:txbxContent>
                </v:textbox>
                <w10:wrap type="square" anchorx="margin"/>
              </v:shape>
            </w:pict>
          </mc:Fallback>
        </mc:AlternateContent>
      </w:r>
    </w:p>
    <w:p w14:paraId="24A8CFF0" w14:textId="77777777" w:rsidR="00B631C1" w:rsidRDefault="00B631C1"/>
    <w:p w14:paraId="0FDDAF64" w14:textId="77777777" w:rsidR="00B631C1" w:rsidRDefault="00B631C1"/>
    <w:p w14:paraId="2EDB8A96" w14:textId="77777777" w:rsidR="00B631C1" w:rsidRDefault="00B631C1"/>
    <w:p w14:paraId="059943E4" w14:textId="568B08C0" w:rsidR="00537CB7" w:rsidRDefault="00537CB7" w:rsidP="004D3EA2">
      <w:pPr>
        <w:pStyle w:val="ListParagraph"/>
        <w:numPr>
          <w:ilvl w:val="0"/>
          <w:numId w:val="3"/>
        </w:numPr>
        <w:rPr>
          <w:b/>
          <w:sz w:val="32"/>
          <w:szCs w:val="32"/>
        </w:rPr>
      </w:pPr>
      <w:r w:rsidRPr="004D3EA2">
        <w:rPr>
          <w:b/>
          <w:sz w:val="32"/>
          <w:szCs w:val="32"/>
        </w:rPr>
        <w:t>Question/Query Four:</w:t>
      </w:r>
    </w:p>
    <w:p w14:paraId="63807A35" w14:textId="77777777" w:rsidR="009E7D20" w:rsidRPr="009E7D20" w:rsidRDefault="009E7D20" w:rsidP="009E7D20">
      <w:pPr>
        <w:pStyle w:val="ListParagraph"/>
        <w:rPr>
          <w:b/>
          <w:sz w:val="24"/>
          <w:szCs w:val="24"/>
        </w:rPr>
      </w:pPr>
    </w:p>
    <w:p w14:paraId="41A62301" w14:textId="1888AF8A" w:rsidR="00B631C1" w:rsidRDefault="00B631C1">
      <w:r w:rsidRPr="00B631C1">
        <w:rPr>
          <w:noProof/>
        </w:rPr>
        <w:drawing>
          <wp:inline distT="0" distB="0" distL="0" distR="0" wp14:anchorId="4EC2FB80" wp14:editId="41362C01">
            <wp:extent cx="5943600" cy="3115310"/>
            <wp:effectExtent l="0" t="0" r="0" b="8890"/>
            <wp:docPr id="1756295268" name="Picture 17562952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95268" name="Picture 1" descr="A screenshot of a computer&#10;&#10;Description automatically generated"/>
                    <pic:cNvPicPr/>
                  </pic:nvPicPr>
                  <pic:blipFill>
                    <a:blip r:embed="rId32"/>
                    <a:stretch>
                      <a:fillRect/>
                    </a:stretch>
                  </pic:blipFill>
                  <pic:spPr>
                    <a:xfrm>
                      <a:off x="0" y="0"/>
                      <a:ext cx="5943600" cy="3115310"/>
                    </a:xfrm>
                    <a:prstGeom prst="rect">
                      <a:avLst/>
                    </a:prstGeom>
                  </pic:spPr>
                </pic:pic>
              </a:graphicData>
            </a:graphic>
          </wp:inline>
        </w:drawing>
      </w:r>
    </w:p>
    <w:p w14:paraId="32F12582" w14:textId="41118CF1" w:rsidR="008D1674" w:rsidRPr="001D2F82" w:rsidRDefault="008D1674" w:rsidP="008D1674">
      <w:pPr>
        <w:pStyle w:val="Caption"/>
        <w:jc w:val="center"/>
      </w:pPr>
      <w:r w:rsidRPr="001D2F82">
        <w:t xml:space="preserve">Figure </w:t>
      </w:r>
      <w:r>
        <w:t>17</w:t>
      </w:r>
      <w:r w:rsidRPr="001D2F82">
        <w:t xml:space="preserve">: </w:t>
      </w:r>
    </w:p>
    <w:p w14:paraId="2ECB0E15" w14:textId="790D4436" w:rsidR="00C54A39" w:rsidRDefault="00C54A39" w:rsidP="00C54A39">
      <w:pPr>
        <w:pStyle w:val="ListParagraph"/>
        <w:rPr>
          <w:b/>
          <w:sz w:val="32"/>
          <w:szCs w:val="32"/>
        </w:rPr>
      </w:pPr>
    </w:p>
    <w:p w14:paraId="2CC2C759" w14:textId="3732B15D" w:rsidR="00E1742C" w:rsidRDefault="00E1742C" w:rsidP="004D3EA2">
      <w:pPr>
        <w:pStyle w:val="ListParagraph"/>
        <w:numPr>
          <w:ilvl w:val="0"/>
          <w:numId w:val="3"/>
        </w:numPr>
        <w:rPr>
          <w:b/>
          <w:sz w:val="32"/>
          <w:szCs w:val="32"/>
        </w:rPr>
      </w:pPr>
      <w:r w:rsidRPr="004D3EA2">
        <w:rPr>
          <w:b/>
          <w:sz w:val="32"/>
          <w:szCs w:val="32"/>
        </w:rPr>
        <w:t>Question</w:t>
      </w:r>
      <w:r w:rsidR="00537CB7" w:rsidRPr="004D3EA2">
        <w:rPr>
          <w:b/>
          <w:sz w:val="32"/>
          <w:szCs w:val="32"/>
        </w:rPr>
        <w:t>/Query</w:t>
      </w:r>
      <w:r w:rsidRPr="004D3EA2">
        <w:rPr>
          <w:b/>
          <w:sz w:val="32"/>
          <w:szCs w:val="32"/>
        </w:rPr>
        <w:t xml:space="preserve"> Five:</w:t>
      </w:r>
      <w:r w:rsidR="008A43EB">
        <w:rPr>
          <w:b/>
          <w:sz w:val="32"/>
          <w:szCs w:val="32"/>
        </w:rPr>
        <w:t xml:space="preserve"> </w:t>
      </w:r>
    </w:p>
    <w:p w14:paraId="721EBB54" w14:textId="56E784B9" w:rsidR="00AE545D" w:rsidRPr="00AE545D" w:rsidRDefault="00AE545D" w:rsidP="00AE545D">
      <w:pPr>
        <w:ind w:left="360"/>
        <w:rPr>
          <w:bCs/>
          <w:sz w:val="24"/>
          <w:szCs w:val="24"/>
        </w:rPr>
      </w:pPr>
      <w:r w:rsidRPr="00AE545D">
        <w:rPr>
          <w:bCs/>
          <w:sz w:val="24"/>
          <w:szCs w:val="24"/>
        </w:rPr>
        <w:t xml:space="preserve">We presented the results of the </w:t>
      </w:r>
      <w:r w:rsidR="00AA045F">
        <w:rPr>
          <w:bCs/>
          <w:sz w:val="24"/>
          <w:szCs w:val="24"/>
        </w:rPr>
        <w:t>tempo</w:t>
      </w:r>
      <w:r w:rsidRPr="00AE545D">
        <w:rPr>
          <w:bCs/>
          <w:sz w:val="24"/>
          <w:szCs w:val="24"/>
        </w:rPr>
        <w:t xml:space="preserve"> question in the form of a classic report. We also added a </w:t>
      </w:r>
      <w:r w:rsidR="00AA045F">
        <w:rPr>
          <w:bCs/>
          <w:sz w:val="24"/>
          <w:szCs w:val="24"/>
        </w:rPr>
        <w:t>pie</w:t>
      </w:r>
      <w:r w:rsidRPr="00AE545D">
        <w:rPr>
          <w:bCs/>
          <w:sz w:val="24"/>
          <w:szCs w:val="24"/>
        </w:rPr>
        <w:t xml:space="preserve"> chart which visualizes the </w:t>
      </w:r>
      <w:r w:rsidR="00DB5BF7">
        <w:rPr>
          <w:bCs/>
          <w:sz w:val="24"/>
          <w:szCs w:val="24"/>
        </w:rPr>
        <w:t>tempo of each song on the top chart with a high tempo song being above 100BPM and a low tempo song being below 100BPM</w:t>
      </w:r>
      <w:r w:rsidR="00792BB4">
        <w:rPr>
          <w:bCs/>
          <w:sz w:val="24"/>
          <w:szCs w:val="24"/>
        </w:rPr>
        <w:t xml:space="preserve">. </w:t>
      </w:r>
    </w:p>
    <w:p w14:paraId="4024C275" w14:textId="77777777" w:rsidR="00AE545D" w:rsidRPr="00AE545D" w:rsidRDefault="00AE545D" w:rsidP="00AE545D">
      <w:pPr>
        <w:pStyle w:val="ListParagraph"/>
        <w:rPr>
          <w:bCs/>
          <w:sz w:val="24"/>
          <w:szCs w:val="24"/>
        </w:rPr>
      </w:pPr>
    </w:p>
    <w:p w14:paraId="07FA6B59" w14:textId="1176B76B" w:rsidR="009E7D20" w:rsidRPr="009E7D20" w:rsidRDefault="009E7D20" w:rsidP="009E7D20">
      <w:pPr>
        <w:pStyle w:val="ListParagraph"/>
        <w:rPr>
          <w:b/>
          <w:sz w:val="24"/>
          <w:szCs w:val="24"/>
        </w:rPr>
      </w:pPr>
    </w:p>
    <w:p w14:paraId="77861AE6" w14:textId="52813A0A" w:rsidR="00E1742C" w:rsidRDefault="00E1742C" w:rsidP="003164DD">
      <w:pPr>
        <w:jc w:val="center"/>
      </w:pPr>
      <w:r w:rsidRPr="00E1742C">
        <w:rPr>
          <w:noProof/>
        </w:rPr>
        <w:lastRenderedPageBreak/>
        <w:drawing>
          <wp:inline distT="0" distB="0" distL="0" distR="0" wp14:anchorId="429C79DC" wp14:editId="6D874254">
            <wp:extent cx="5943600" cy="2636520"/>
            <wp:effectExtent l="0" t="0" r="0" b="0"/>
            <wp:docPr id="600415614" name="Picture 6004156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15614" name="Picture 1" descr="A screenshot of a computer&#10;&#10;Description automatically generated"/>
                    <pic:cNvPicPr/>
                  </pic:nvPicPr>
                  <pic:blipFill>
                    <a:blip r:embed="rId33"/>
                    <a:stretch>
                      <a:fillRect/>
                    </a:stretch>
                  </pic:blipFill>
                  <pic:spPr>
                    <a:xfrm>
                      <a:off x="0" y="0"/>
                      <a:ext cx="5943600" cy="2636520"/>
                    </a:xfrm>
                    <a:prstGeom prst="rect">
                      <a:avLst/>
                    </a:prstGeom>
                  </pic:spPr>
                </pic:pic>
              </a:graphicData>
            </a:graphic>
          </wp:inline>
        </w:drawing>
      </w:r>
    </w:p>
    <w:p w14:paraId="4087A48E" w14:textId="316A645F" w:rsidR="00E1742C" w:rsidRDefault="00537CB7" w:rsidP="003164DD">
      <w:pPr>
        <w:jc w:val="center"/>
      </w:pPr>
      <w:r w:rsidRPr="00537CB7">
        <w:rPr>
          <w:noProof/>
        </w:rPr>
        <w:drawing>
          <wp:inline distT="0" distB="0" distL="0" distR="0" wp14:anchorId="0C21437E" wp14:editId="73270220">
            <wp:extent cx="4210638" cy="2219635"/>
            <wp:effectExtent l="0" t="0" r="0" b="9525"/>
            <wp:docPr id="1671709879" name="Picture 16717098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09879" name="Picture 1" descr="A screenshot of a computer&#10;&#10;Description automatically generated"/>
                    <pic:cNvPicPr/>
                  </pic:nvPicPr>
                  <pic:blipFill>
                    <a:blip r:embed="rId34"/>
                    <a:stretch>
                      <a:fillRect/>
                    </a:stretch>
                  </pic:blipFill>
                  <pic:spPr>
                    <a:xfrm>
                      <a:off x="0" y="0"/>
                      <a:ext cx="4210638" cy="2219635"/>
                    </a:xfrm>
                    <a:prstGeom prst="rect">
                      <a:avLst/>
                    </a:prstGeom>
                  </pic:spPr>
                </pic:pic>
              </a:graphicData>
            </a:graphic>
          </wp:inline>
        </w:drawing>
      </w:r>
    </w:p>
    <w:p w14:paraId="04E99966" w14:textId="31E4A14D" w:rsidR="008D1674" w:rsidRPr="001D2F82" w:rsidRDefault="008D1674" w:rsidP="008D1674">
      <w:pPr>
        <w:pStyle w:val="Caption"/>
        <w:ind w:left="3600" w:firstLine="720"/>
      </w:pPr>
      <w:r w:rsidRPr="001D2F82">
        <w:t xml:space="preserve">Figure </w:t>
      </w:r>
      <w:r>
        <w:t>18</w:t>
      </w:r>
      <w:r w:rsidR="00003B8C">
        <w:t>:</w:t>
      </w:r>
    </w:p>
    <w:p w14:paraId="60681589" w14:textId="77777777" w:rsidR="000E70F9" w:rsidRDefault="000E70F9"/>
    <w:sectPr w:rsidR="000E70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371319" w14:textId="77777777" w:rsidR="00906455" w:rsidRDefault="00906455" w:rsidP="001E7223">
      <w:pPr>
        <w:spacing w:after="0" w:line="240" w:lineRule="auto"/>
      </w:pPr>
      <w:r>
        <w:separator/>
      </w:r>
    </w:p>
  </w:endnote>
  <w:endnote w:type="continuationSeparator" w:id="0">
    <w:p w14:paraId="5EFF7AA5" w14:textId="77777777" w:rsidR="00906455" w:rsidRDefault="00906455" w:rsidP="001E7223">
      <w:pPr>
        <w:spacing w:after="0" w:line="240" w:lineRule="auto"/>
      </w:pPr>
      <w:r>
        <w:continuationSeparator/>
      </w:r>
    </w:p>
  </w:endnote>
  <w:endnote w:type="continuationNotice" w:id="1">
    <w:p w14:paraId="44FB7EF3" w14:textId="77777777" w:rsidR="00906455" w:rsidRDefault="009064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EC1DB5" w14:textId="77777777" w:rsidR="00906455" w:rsidRDefault="00906455" w:rsidP="001E7223">
      <w:pPr>
        <w:spacing w:after="0" w:line="240" w:lineRule="auto"/>
      </w:pPr>
      <w:r>
        <w:separator/>
      </w:r>
    </w:p>
  </w:footnote>
  <w:footnote w:type="continuationSeparator" w:id="0">
    <w:p w14:paraId="1A03578D" w14:textId="77777777" w:rsidR="00906455" w:rsidRDefault="00906455" w:rsidP="001E7223">
      <w:pPr>
        <w:spacing w:after="0" w:line="240" w:lineRule="auto"/>
      </w:pPr>
      <w:r>
        <w:continuationSeparator/>
      </w:r>
    </w:p>
  </w:footnote>
  <w:footnote w:type="continuationNotice" w:id="1">
    <w:p w14:paraId="47EF4145" w14:textId="77777777" w:rsidR="00906455" w:rsidRDefault="0090645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KHZVZqhhW2o1eC" int2:id="FKhHg3F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764D5"/>
    <w:multiLevelType w:val="hybridMultilevel"/>
    <w:tmpl w:val="1CC61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E832AF"/>
    <w:multiLevelType w:val="hybridMultilevel"/>
    <w:tmpl w:val="345E72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D46ABC"/>
    <w:multiLevelType w:val="hybridMultilevel"/>
    <w:tmpl w:val="D4D22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353CE0"/>
    <w:multiLevelType w:val="hybridMultilevel"/>
    <w:tmpl w:val="2FEA84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F36081B"/>
    <w:multiLevelType w:val="hybridMultilevel"/>
    <w:tmpl w:val="E50E020C"/>
    <w:lvl w:ilvl="0" w:tplc="575AB2E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715BE6"/>
    <w:multiLevelType w:val="hybridMultilevel"/>
    <w:tmpl w:val="A5949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5F163E"/>
    <w:multiLevelType w:val="hybridMultilevel"/>
    <w:tmpl w:val="F1084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D57CD9"/>
    <w:multiLevelType w:val="hybridMultilevel"/>
    <w:tmpl w:val="92A68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9924B8"/>
    <w:multiLevelType w:val="hybridMultilevel"/>
    <w:tmpl w:val="A8BE19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5478767">
    <w:abstractNumId w:val="4"/>
  </w:num>
  <w:num w:numId="2" w16cid:durableId="703941886">
    <w:abstractNumId w:val="6"/>
  </w:num>
  <w:num w:numId="3" w16cid:durableId="17395315">
    <w:abstractNumId w:val="8"/>
  </w:num>
  <w:num w:numId="4" w16cid:durableId="683941887">
    <w:abstractNumId w:val="2"/>
  </w:num>
  <w:num w:numId="5" w16cid:durableId="998073536">
    <w:abstractNumId w:val="5"/>
  </w:num>
  <w:num w:numId="6" w16cid:durableId="1342123824">
    <w:abstractNumId w:val="7"/>
  </w:num>
  <w:num w:numId="7" w16cid:durableId="64769946">
    <w:abstractNumId w:val="0"/>
  </w:num>
  <w:num w:numId="8" w16cid:durableId="1114978982">
    <w:abstractNumId w:val="1"/>
  </w:num>
  <w:num w:numId="9" w16cid:durableId="5123050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E84AA6"/>
    <w:rsid w:val="000001F6"/>
    <w:rsid w:val="00000275"/>
    <w:rsid w:val="0000339C"/>
    <w:rsid w:val="000034EC"/>
    <w:rsid w:val="0000355E"/>
    <w:rsid w:val="00003633"/>
    <w:rsid w:val="00003B8C"/>
    <w:rsid w:val="00003EB9"/>
    <w:rsid w:val="00005CB4"/>
    <w:rsid w:val="000077AC"/>
    <w:rsid w:val="00007B24"/>
    <w:rsid w:val="000102EA"/>
    <w:rsid w:val="000107B1"/>
    <w:rsid w:val="000113C8"/>
    <w:rsid w:val="00011EE8"/>
    <w:rsid w:val="000125BF"/>
    <w:rsid w:val="00012B95"/>
    <w:rsid w:val="000136C5"/>
    <w:rsid w:val="00013F1C"/>
    <w:rsid w:val="00013FC4"/>
    <w:rsid w:val="00014551"/>
    <w:rsid w:val="00014A73"/>
    <w:rsid w:val="000157D6"/>
    <w:rsid w:val="000161B6"/>
    <w:rsid w:val="00016538"/>
    <w:rsid w:val="00016910"/>
    <w:rsid w:val="00016DE8"/>
    <w:rsid w:val="00017372"/>
    <w:rsid w:val="00017DAE"/>
    <w:rsid w:val="000202D5"/>
    <w:rsid w:val="00020698"/>
    <w:rsid w:val="000219E1"/>
    <w:rsid w:val="00023195"/>
    <w:rsid w:val="0002427A"/>
    <w:rsid w:val="00024CAF"/>
    <w:rsid w:val="00026254"/>
    <w:rsid w:val="00026592"/>
    <w:rsid w:val="00030059"/>
    <w:rsid w:val="000302EA"/>
    <w:rsid w:val="00030C5B"/>
    <w:rsid w:val="00031C13"/>
    <w:rsid w:val="00031CD5"/>
    <w:rsid w:val="0003392F"/>
    <w:rsid w:val="00035C63"/>
    <w:rsid w:val="0003664B"/>
    <w:rsid w:val="00040BA3"/>
    <w:rsid w:val="00041872"/>
    <w:rsid w:val="00042ABA"/>
    <w:rsid w:val="000461C5"/>
    <w:rsid w:val="0004768C"/>
    <w:rsid w:val="0005043C"/>
    <w:rsid w:val="00050460"/>
    <w:rsid w:val="00050759"/>
    <w:rsid w:val="000515A2"/>
    <w:rsid w:val="0005209C"/>
    <w:rsid w:val="000524C9"/>
    <w:rsid w:val="00052A24"/>
    <w:rsid w:val="00052DB3"/>
    <w:rsid w:val="00052DF1"/>
    <w:rsid w:val="00052E50"/>
    <w:rsid w:val="00053060"/>
    <w:rsid w:val="00053AEC"/>
    <w:rsid w:val="00053CEB"/>
    <w:rsid w:val="00053E85"/>
    <w:rsid w:val="00054008"/>
    <w:rsid w:val="000542D6"/>
    <w:rsid w:val="00054DD2"/>
    <w:rsid w:val="00055197"/>
    <w:rsid w:val="00055B32"/>
    <w:rsid w:val="00055E67"/>
    <w:rsid w:val="00056994"/>
    <w:rsid w:val="00056C33"/>
    <w:rsid w:val="00057B90"/>
    <w:rsid w:val="000601C3"/>
    <w:rsid w:val="0006115A"/>
    <w:rsid w:val="000611EA"/>
    <w:rsid w:val="00061506"/>
    <w:rsid w:val="00061A8A"/>
    <w:rsid w:val="0006226D"/>
    <w:rsid w:val="0006364C"/>
    <w:rsid w:val="000637ED"/>
    <w:rsid w:val="0006411D"/>
    <w:rsid w:val="00066119"/>
    <w:rsid w:val="00066164"/>
    <w:rsid w:val="00066B90"/>
    <w:rsid w:val="00066BF5"/>
    <w:rsid w:val="000670F4"/>
    <w:rsid w:val="00067614"/>
    <w:rsid w:val="00067903"/>
    <w:rsid w:val="00067920"/>
    <w:rsid w:val="00067BE6"/>
    <w:rsid w:val="0007052B"/>
    <w:rsid w:val="000717CF"/>
    <w:rsid w:val="00072B7C"/>
    <w:rsid w:val="000731ED"/>
    <w:rsid w:val="000735EC"/>
    <w:rsid w:val="000737C8"/>
    <w:rsid w:val="00073AEF"/>
    <w:rsid w:val="00073D3B"/>
    <w:rsid w:val="000742A9"/>
    <w:rsid w:val="0007519B"/>
    <w:rsid w:val="00075715"/>
    <w:rsid w:val="000760B6"/>
    <w:rsid w:val="00076775"/>
    <w:rsid w:val="00077AFC"/>
    <w:rsid w:val="00080C50"/>
    <w:rsid w:val="00081932"/>
    <w:rsid w:val="00082583"/>
    <w:rsid w:val="00084336"/>
    <w:rsid w:val="0008552D"/>
    <w:rsid w:val="000855A3"/>
    <w:rsid w:val="00085E5B"/>
    <w:rsid w:val="0008608E"/>
    <w:rsid w:val="00086287"/>
    <w:rsid w:val="0008671D"/>
    <w:rsid w:val="00086A30"/>
    <w:rsid w:val="00087211"/>
    <w:rsid w:val="000873A2"/>
    <w:rsid w:val="000874FC"/>
    <w:rsid w:val="00087F51"/>
    <w:rsid w:val="00090A62"/>
    <w:rsid w:val="00090A94"/>
    <w:rsid w:val="00090B79"/>
    <w:rsid w:val="00090E95"/>
    <w:rsid w:val="0009122B"/>
    <w:rsid w:val="0009238E"/>
    <w:rsid w:val="000939E7"/>
    <w:rsid w:val="000945F2"/>
    <w:rsid w:val="000961D3"/>
    <w:rsid w:val="00096FA7"/>
    <w:rsid w:val="00097136"/>
    <w:rsid w:val="00097C69"/>
    <w:rsid w:val="000A14CC"/>
    <w:rsid w:val="000A2512"/>
    <w:rsid w:val="000A46D4"/>
    <w:rsid w:val="000A4F20"/>
    <w:rsid w:val="000A665B"/>
    <w:rsid w:val="000A6C70"/>
    <w:rsid w:val="000A6EA7"/>
    <w:rsid w:val="000B00D1"/>
    <w:rsid w:val="000B0A0D"/>
    <w:rsid w:val="000B0C6B"/>
    <w:rsid w:val="000B1C99"/>
    <w:rsid w:val="000B1E17"/>
    <w:rsid w:val="000B1F3B"/>
    <w:rsid w:val="000B40B1"/>
    <w:rsid w:val="000B48FC"/>
    <w:rsid w:val="000B558C"/>
    <w:rsid w:val="000B59EC"/>
    <w:rsid w:val="000C0E0C"/>
    <w:rsid w:val="000C169B"/>
    <w:rsid w:val="000C1C6D"/>
    <w:rsid w:val="000C23B7"/>
    <w:rsid w:val="000C2F67"/>
    <w:rsid w:val="000C3BE0"/>
    <w:rsid w:val="000C4A58"/>
    <w:rsid w:val="000C4C4F"/>
    <w:rsid w:val="000C7612"/>
    <w:rsid w:val="000C76C2"/>
    <w:rsid w:val="000D02EB"/>
    <w:rsid w:val="000D0E0E"/>
    <w:rsid w:val="000D1111"/>
    <w:rsid w:val="000D1960"/>
    <w:rsid w:val="000D2816"/>
    <w:rsid w:val="000D2A0C"/>
    <w:rsid w:val="000D4ABC"/>
    <w:rsid w:val="000D4B70"/>
    <w:rsid w:val="000D54D1"/>
    <w:rsid w:val="000D70B1"/>
    <w:rsid w:val="000D792E"/>
    <w:rsid w:val="000D7AA1"/>
    <w:rsid w:val="000D7D55"/>
    <w:rsid w:val="000E090B"/>
    <w:rsid w:val="000E0D4D"/>
    <w:rsid w:val="000E1541"/>
    <w:rsid w:val="000E15C0"/>
    <w:rsid w:val="000E2DC1"/>
    <w:rsid w:val="000E3276"/>
    <w:rsid w:val="000E34BB"/>
    <w:rsid w:val="000E3BA3"/>
    <w:rsid w:val="000E3C5E"/>
    <w:rsid w:val="000E3F13"/>
    <w:rsid w:val="000E4861"/>
    <w:rsid w:val="000E4A87"/>
    <w:rsid w:val="000E501E"/>
    <w:rsid w:val="000E5B01"/>
    <w:rsid w:val="000E5D76"/>
    <w:rsid w:val="000E62A7"/>
    <w:rsid w:val="000E6600"/>
    <w:rsid w:val="000E69CC"/>
    <w:rsid w:val="000E6DA5"/>
    <w:rsid w:val="000E70F9"/>
    <w:rsid w:val="000E7158"/>
    <w:rsid w:val="000E72FC"/>
    <w:rsid w:val="000E7972"/>
    <w:rsid w:val="000F04EB"/>
    <w:rsid w:val="000F1E60"/>
    <w:rsid w:val="000F2AA1"/>
    <w:rsid w:val="000F32BF"/>
    <w:rsid w:val="000F35B2"/>
    <w:rsid w:val="000F3BAB"/>
    <w:rsid w:val="000F495E"/>
    <w:rsid w:val="000F51DE"/>
    <w:rsid w:val="000F52FB"/>
    <w:rsid w:val="000F5989"/>
    <w:rsid w:val="000F6652"/>
    <w:rsid w:val="000F7C09"/>
    <w:rsid w:val="001003C1"/>
    <w:rsid w:val="001006C7"/>
    <w:rsid w:val="00100C93"/>
    <w:rsid w:val="00100E2D"/>
    <w:rsid w:val="00101CE1"/>
    <w:rsid w:val="00104CF7"/>
    <w:rsid w:val="0010568C"/>
    <w:rsid w:val="001062FE"/>
    <w:rsid w:val="00106464"/>
    <w:rsid w:val="00106C43"/>
    <w:rsid w:val="00107ED2"/>
    <w:rsid w:val="00107F4F"/>
    <w:rsid w:val="001101D3"/>
    <w:rsid w:val="00110E89"/>
    <w:rsid w:val="001111E4"/>
    <w:rsid w:val="00111F53"/>
    <w:rsid w:val="00112727"/>
    <w:rsid w:val="0011391D"/>
    <w:rsid w:val="00113F72"/>
    <w:rsid w:val="0011511D"/>
    <w:rsid w:val="0011657D"/>
    <w:rsid w:val="00116737"/>
    <w:rsid w:val="00116738"/>
    <w:rsid w:val="00116B97"/>
    <w:rsid w:val="00117448"/>
    <w:rsid w:val="0011797E"/>
    <w:rsid w:val="00120FA6"/>
    <w:rsid w:val="0012156A"/>
    <w:rsid w:val="00121653"/>
    <w:rsid w:val="00121E3F"/>
    <w:rsid w:val="00122E7B"/>
    <w:rsid w:val="00123CAE"/>
    <w:rsid w:val="00124730"/>
    <w:rsid w:val="00125D7F"/>
    <w:rsid w:val="0012611A"/>
    <w:rsid w:val="00126555"/>
    <w:rsid w:val="001277EE"/>
    <w:rsid w:val="00127D73"/>
    <w:rsid w:val="00130FC7"/>
    <w:rsid w:val="00131591"/>
    <w:rsid w:val="0013292B"/>
    <w:rsid w:val="00132B3B"/>
    <w:rsid w:val="00132BD8"/>
    <w:rsid w:val="00133187"/>
    <w:rsid w:val="00133D09"/>
    <w:rsid w:val="00133D58"/>
    <w:rsid w:val="001346B1"/>
    <w:rsid w:val="00134B78"/>
    <w:rsid w:val="00135349"/>
    <w:rsid w:val="00135EDA"/>
    <w:rsid w:val="0013604D"/>
    <w:rsid w:val="00136CC6"/>
    <w:rsid w:val="0013721C"/>
    <w:rsid w:val="00144209"/>
    <w:rsid w:val="00144D22"/>
    <w:rsid w:val="00145617"/>
    <w:rsid w:val="001457C1"/>
    <w:rsid w:val="00145812"/>
    <w:rsid w:val="00146AB1"/>
    <w:rsid w:val="00146C27"/>
    <w:rsid w:val="00146ED7"/>
    <w:rsid w:val="00147509"/>
    <w:rsid w:val="00147BE8"/>
    <w:rsid w:val="00147F29"/>
    <w:rsid w:val="00151DAC"/>
    <w:rsid w:val="00152C96"/>
    <w:rsid w:val="00153349"/>
    <w:rsid w:val="00153C9A"/>
    <w:rsid w:val="00153D46"/>
    <w:rsid w:val="00154677"/>
    <w:rsid w:val="00154809"/>
    <w:rsid w:val="00154C09"/>
    <w:rsid w:val="00155760"/>
    <w:rsid w:val="00155DF7"/>
    <w:rsid w:val="0015616D"/>
    <w:rsid w:val="00156574"/>
    <w:rsid w:val="00157548"/>
    <w:rsid w:val="00157FB9"/>
    <w:rsid w:val="001613CE"/>
    <w:rsid w:val="001614BF"/>
    <w:rsid w:val="00162933"/>
    <w:rsid w:val="00162BD9"/>
    <w:rsid w:val="00162FEC"/>
    <w:rsid w:val="0016329A"/>
    <w:rsid w:val="0016541A"/>
    <w:rsid w:val="001656EE"/>
    <w:rsid w:val="0016613C"/>
    <w:rsid w:val="001667CF"/>
    <w:rsid w:val="0016691F"/>
    <w:rsid w:val="00167CE8"/>
    <w:rsid w:val="00171374"/>
    <w:rsid w:val="001713F8"/>
    <w:rsid w:val="001739C2"/>
    <w:rsid w:val="00174680"/>
    <w:rsid w:val="00174D21"/>
    <w:rsid w:val="00177841"/>
    <w:rsid w:val="00177BA3"/>
    <w:rsid w:val="00180E38"/>
    <w:rsid w:val="00181721"/>
    <w:rsid w:val="00182488"/>
    <w:rsid w:val="00182CCD"/>
    <w:rsid w:val="00183FD3"/>
    <w:rsid w:val="001841E0"/>
    <w:rsid w:val="001855A1"/>
    <w:rsid w:val="00185617"/>
    <w:rsid w:val="00186577"/>
    <w:rsid w:val="001869E7"/>
    <w:rsid w:val="00186D34"/>
    <w:rsid w:val="00186D8C"/>
    <w:rsid w:val="0018709D"/>
    <w:rsid w:val="00190105"/>
    <w:rsid w:val="001902EB"/>
    <w:rsid w:val="00191DD2"/>
    <w:rsid w:val="00191FC8"/>
    <w:rsid w:val="00193BF1"/>
    <w:rsid w:val="00195B99"/>
    <w:rsid w:val="00195F86"/>
    <w:rsid w:val="00195FEC"/>
    <w:rsid w:val="001968E1"/>
    <w:rsid w:val="00196F3C"/>
    <w:rsid w:val="00197ED8"/>
    <w:rsid w:val="001A02C4"/>
    <w:rsid w:val="001A0ED4"/>
    <w:rsid w:val="001A1481"/>
    <w:rsid w:val="001A1661"/>
    <w:rsid w:val="001A1CE0"/>
    <w:rsid w:val="001A2849"/>
    <w:rsid w:val="001A299B"/>
    <w:rsid w:val="001A2A97"/>
    <w:rsid w:val="001A2C5D"/>
    <w:rsid w:val="001A2D67"/>
    <w:rsid w:val="001A415A"/>
    <w:rsid w:val="001A4A19"/>
    <w:rsid w:val="001A571A"/>
    <w:rsid w:val="001A5868"/>
    <w:rsid w:val="001A7AB6"/>
    <w:rsid w:val="001B106C"/>
    <w:rsid w:val="001B1B6B"/>
    <w:rsid w:val="001B2268"/>
    <w:rsid w:val="001B22A4"/>
    <w:rsid w:val="001B25D7"/>
    <w:rsid w:val="001B4A1E"/>
    <w:rsid w:val="001B4D66"/>
    <w:rsid w:val="001B4FF7"/>
    <w:rsid w:val="001B538B"/>
    <w:rsid w:val="001B6769"/>
    <w:rsid w:val="001B6F95"/>
    <w:rsid w:val="001B713A"/>
    <w:rsid w:val="001B762E"/>
    <w:rsid w:val="001B7660"/>
    <w:rsid w:val="001B7C7E"/>
    <w:rsid w:val="001C0618"/>
    <w:rsid w:val="001C2271"/>
    <w:rsid w:val="001C37C3"/>
    <w:rsid w:val="001C43AA"/>
    <w:rsid w:val="001C5880"/>
    <w:rsid w:val="001C5EFD"/>
    <w:rsid w:val="001C6590"/>
    <w:rsid w:val="001C6E01"/>
    <w:rsid w:val="001C7845"/>
    <w:rsid w:val="001D033C"/>
    <w:rsid w:val="001D0399"/>
    <w:rsid w:val="001D14E7"/>
    <w:rsid w:val="001D2276"/>
    <w:rsid w:val="001D2625"/>
    <w:rsid w:val="001D2916"/>
    <w:rsid w:val="001D2F82"/>
    <w:rsid w:val="001D3818"/>
    <w:rsid w:val="001D403F"/>
    <w:rsid w:val="001D4A82"/>
    <w:rsid w:val="001D5479"/>
    <w:rsid w:val="001D5565"/>
    <w:rsid w:val="001D5842"/>
    <w:rsid w:val="001D5DC0"/>
    <w:rsid w:val="001D6259"/>
    <w:rsid w:val="001D67F6"/>
    <w:rsid w:val="001D6BB9"/>
    <w:rsid w:val="001D73AA"/>
    <w:rsid w:val="001D7588"/>
    <w:rsid w:val="001E0615"/>
    <w:rsid w:val="001E11B8"/>
    <w:rsid w:val="001E1CD3"/>
    <w:rsid w:val="001E1ECB"/>
    <w:rsid w:val="001E1F29"/>
    <w:rsid w:val="001E2895"/>
    <w:rsid w:val="001E2A5E"/>
    <w:rsid w:val="001E380F"/>
    <w:rsid w:val="001E44A1"/>
    <w:rsid w:val="001E5FF9"/>
    <w:rsid w:val="001E6042"/>
    <w:rsid w:val="001E6136"/>
    <w:rsid w:val="001E6689"/>
    <w:rsid w:val="001E6CEE"/>
    <w:rsid w:val="001E6D29"/>
    <w:rsid w:val="001E7171"/>
    <w:rsid w:val="001E7187"/>
    <w:rsid w:val="001E7223"/>
    <w:rsid w:val="001F0876"/>
    <w:rsid w:val="001F12E6"/>
    <w:rsid w:val="001F15DD"/>
    <w:rsid w:val="001F1867"/>
    <w:rsid w:val="001F259D"/>
    <w:rsid w:val="001F393C"/>
    <w:rsid w:val="001F3F96"/>
    <w:rsid w:val="001F4482"/>
    <w:rsid w:val="001F567E"/>
    <w:rsid w:val="001F7880"/>
    <w:rsid w:val="001F7D56"/>
    <w:rsid w:val="001F7FA9"/>
    <w:rsid w:val="0020060A"/>
    <w:rsid w:val="00200BC0"/>
    <w:rsid w:val="00200E2A"/>
    <w:rsid w:val="0020132E"/>
    <w:rsid w:val="00202298"/>
    <w:rsid w:val="00202C74"/>
    <w:rsid w:val="00202C94"/>
    <w:rsid w:val="0020314C"/>
    <w:rsid w:val="00204FB2"/>
    <w:rsid w:val="00205160"/>
    <w:rsid w:val="00205768"/>
    <w:rsid w:val="00205B18"/>
    <w:rsid w:val="00206416"/>
    <w:rsid w:val="0021005C"/>
    <w:rsid w:val="002108E8"/>
    <w:rsid w:val="002119D2"/>
    <w:rsid w:val="00211F6D"/>
    <w:rsid w:val="002125EB"/>
    <w:rsid w:val="00212C77"/>
    <w:rsid w:val="00213373"/>
    <w:rsid w:val="0021459B"/>
    <w:rsid w:val="00215E62"/>
    <w:rsid w:val="0021760A"/>
    <w:rsid w:val="00221B70"/>
    <w:rsid w:val="00221D7D"/>
    <w:rsid w:val="00223331"/>
    <w:rsid w:val="002238B5"/>
    <w:rsid w:val="0022453A"/>
    <w:rsid w:val="00224FA5"/>
    <w:rsid w:val="00225734"/>
    <w:rsid w:val="00226B59"/>
    <w:rsid w:val="00226FB6"/>
    <w:rsid w:val="0022762F"/>
    <w:rsid w:val="00227799"/>
    <w:rsid w:val="00230758"/>
    <w:rsid w:val="00230EF9"/>
    <w:rsid w:val="00231076"/>
    <w:rsid w:val="0023150A"/>
    <w:rsid w:val="002315A8"/>
    <w:rsid w:val="002318FE"/>
    <w:rsid w:val="00231D0F"/>
    <w:rsid w:val="00231E82"/>
    <w:rsid w:val="0023229D"/>
    <w:rsid w:val="0023279D"/>
    <w:rsid w:val="00232EE4"/>
    <w:rsid w:val="00233188"/>
    <w:rsid w:val="00234C0D"/>
    <w:rsid w:val="00234F6A"/>
    <w:rsid w:val="0023598E"/>
    <w:rsid w:val="002360FE"/>
    <w:rsid w:val="00236FA8"/>
    <w:rsid w:val="002377C4"/>
    <w:rsid w:val="00237EC3"/>
    <w:rsid w:val="002408E5"/>
    <w:rsid w:val="00240A1F"/>
    <w:rsid w:val="0024133E"/>
    <w:rsid w:val="0024182D"/>
    <w:rsid w:val="00241C5E"/>
    <w:rsid w:val="0024238E"/>
    <w:rsid w:val="00243737"/>
    <w:rsid w:val="00243B08"/>
    <w:rsid w:val="00244DE1"/>
    <w:rsid w:val="00247F1F"/>
    <w:rsid w:val="00250CCC"/>
    <w:rsid w:val="0025177F"/>
    <w:rsid w:val="002518F0"/>
    <w:rsid w:val="00252C07"/>
    <w:rsid w:val="002532D3"/>
    <w:rsid w:val="00253E75"/>
    <w:rsid w:val="00253E78"/>
    <w:rsid w:val="002545EB"/>
    <w:rsid w:val="00254CBC"/>
    <w:rsid w:val="00255ADE"/>
    <w:rsid w:val="00256548"/>
    <w:rsid w:val="00257054"/>
    <w:rsid w:val="002575C4"/>
    <w:rsid w:val="00260330"/>
    <w:rsid w:val="002603E2"/>
    <w:rsid w:val="00262083"/>
    <w:rsid w:val="00262933"/>
    <w:rsid w:val="00262D53"/>
    <w:rsid w:val="00262FAF"/>
    <w:rsid w:val="00264761"/>
    <w:rsid w:val="00264DCD"/>
    <w:rsid w:val="00265983"/>
    <w:rsid w:val="00265B47"/>
    <w:rsid w:val="00266134"/>
    <w:rsid w:val="00267244"/>
    <w:rsid w:val="00270112"/>
    <w:rsid w:val="00270170"/>
    <w:rsid w:val="00270456"/>
    <w:rsid w:val="00270866"/>
    <w:rsid w:val="00270F99"/>
    <w:rsid w:val="00271DDE"/>
    <w:rsid w:val="00272685"/>
    <w:rsid w:val="00272844"/>
    <w:rsid w:val="00272AE5"/>
    <w:rsid w:val="002731B1"/>
    <w:rsid w:val="002758F0"/>
    <w:rsid w:val="0027648F"/>
    <w:rsid w:val="00280173"/>
    <w:rsid w:val="002802CC"/>
    <w:rsid w:val="002806DD"/>
    <w:rsid w:val="00280865"/>
    <w:rsid w:val="0028099D"/>
    <w:rsid w:val="002818D7"/>
    <w:rsid w:val="00281D28"/>
    <w:rsid w:val="0028293A"/>
    <w:rsid w:val="00282A2C"/>
    <w:rsid w:val="00284883"/>
    <w:rsid w:val="00284C50"/>
    <w:rsid w:val="00285105"/>
    <w:rsid w:val="00285F5A"/>
    <w:rsid w:val="002866F1"/>
    <w:rsid w:val="0028797E"/>
    <w:rsid w:val="002879B3"/>
    <w:rsid w:val="00287B05"/>
    <w:rsid w:val="00290D79"/>
    <w:rsid w:val="002910EF"/>
    <w:rsid w:val="00291395"/>
    <w:rsid w:val="002920AA"/>
    <w:rsid w:val="002923CE"/>
    <w:rsid w:val="002926BB"/>
    <w:rsid w:val="00292EC6"/>
    <w:rsid w:val="00292FD6"/>
    <w:rsid w:val="00293053"/>
    <w:rsid w:val="00293478"/>
    <w:rsid w:val="00294728"/>
    <w:rsid w:val="00295515"/>
    <w:rsid w:val="002964CF"/>
    <w:rsid w:val="00296EE4"/>
    <w:rsid w:val="00297172"/>
    <w:rsid w:val="00297674"/>
    <w:rsid w:val="00297EC3"/>
    <w:rsid w:val="002A2AF2"/>
    <w:rsid w:val="002A3389"/>
    <w:rsid w:val="002A3892"/>
    <w:rsid w:val="002A3EA5"/>
    <w:rsid w:val="002A43D3"/>
    <w:rsid w:val="002A577F"/>
    <w:rsid w:val="002A5997"/>
    <w:rsid w:val="002A59D2"/>
    <w:rsid w:val="002A5B6F"/>
    <w:rsid w:val="002A6207"/>
    <w:rsid w:val="002B0A64"/>
    <w:rsid w:val="002B2792"/>
    <w:rsid w:val="002B2C43"/>
    <w:rsid w:val="002B2EE5"/>
    <w:rsid w:val="002B3B41"/>
    <w:rsid w:val="002B4356"/>
    <w:rsid w:val="002B4B99"/>
    <w:rsid w:val="002B4D40"/>
    <w:rsid w:val="002B5F28"/>
    <w:rsid w:val="002B64F1"/>
    <w:rsid w:val="002C27EC"/>
    <w:rsid w:val="002C44AA"/>
    <w:rsid w:val="002C48C8"/>
    <w:rsid w:val="002C5575"/>
    <w:rsid w:val="002C7211"/>
    <w:rsid w:val="002D00A4"/>
    <w:rsid w:val="002D118E"/>
    <w:rsid w:val="002D11E2"/>
    <w:rsid w:val="002D11ED"/>
    <w:rsid w:val="002D1A6F"/>
    <w:rsid w:val="002D1BE6"/>
    <w:rsid w:val="002D2005"/>
    <w:rsid w:val="002D2DA6"/>
    <w:rsid w:val="002D3476"/>
    <w:rsid w:val="002D37C2"/>
    <w:rsid w:val="002D3A2B"/>
    <w:rsid w:val="002D4319"/>
    <w:rsid w:val="002D4ACA"/>
    <w:rsid w:val="002D503A"/>
    <w:rsid w:val="002D5810"/>
    <w:rsid w:val="002D663A"/>
    <w:rsid w:val="002D72D0"/>
    <w:rsid w:val="002D7589"/>
    <w:rsid w:val="002D772D"/>
    <w:rsid w:val="002D7864"/>
    <w:rsid w:val="002D7931"/>
    <w:rsid w:val="002D7E0F"/>
    <w:rsid w:val="002E0DB4"/>
    <w:rsid w:val="002E1908"/>
    <w:rsid w:val="002E29EC"/>
    <w:rsid w:val="002E2F3F"/>
    <w:rsid w:val="002E40C8"/>
    <w:rsid w:val="002E4E35"/>
    <w:rsid w:val="002E5C53"/>
    <w:rsid w:val="002E669A"/>
    <w:rsid w:val="002E699C"/>
    <w:rsid w:val="002E6F84"/>
    <w:rsid w:val="002E7B01"/>
    <w:rsid w:val="002E7B9C"/>
    <w:rsid w:val="002F2971"/>
    <w:rsid w:val="002F2A07"/>
    <w:rsid w:val="002F2B85"/>
    <w:rsid w:val="002F4225"/>
    <w:rsid w:val="002F4476"/>
    <w:rsid w:val="002F4EC9"/>
    <w:rsid w:val="002F7348"/>
    <w:rsid w:val="002F791A"/>
    <w:rsid w:val="002F7D5D"/>
    <w:rsid w:val="002F7E8F"/>
    <w:rsid w:val="00300362"/>
    <w:rsid w:val="00300F8D"/>
    <w:rsid w:val="003013F2"/>
    <w:rsid w:val="00301A4C"/>
    <w:rsid w:val="00301EF2"/>
    <w:rsid w:val="0030230A"/>
    <w:rsid w:val="00302C25"/>
    <w:rsid w:val="003038C4"/>
    <w:rsid w:val="00304938"/>
    <w:rsid w:val="003055CE"/>
    <w:rsid w:val="00305E9F"/>
    <w:rsid w:val="00307142"/>
    <w:rsid w:val="00307520"/>
    <w:rsid w:val="003077F2"/>
    <w:rsid w:val="003078A0"/>
    <w:rsid w:val="0030796A"/>
    <w:rsid w:val="0031023F"/>
    <w:rsid w:val="00310DBA"/>
    <w:rsid w:val="00311118"/>
    <w:rsid w:val="00312242"/>
    <w:rsid w:val="00312368"/>
    <w:rsid w:val="00312497"/>
    <w:rsid w:val="00312CA9"/>
    <w:rsid w:val="003130B2"/>
    <w:rsid w:val="00313506"/>
    <w:rsid w:val="003138B8"/>
    <w:rsid w:val="00313DFF"/>
    <w:rsid w:val="00314E23"/>
    <w:rsid w:val="003164DD"/>
    <w:rsid w:val="00316655"/>
    <w:rsid w:val="0031763F"/>
    <w:rsid w:val="00317D16"/>
    <w:rsid w:val="00317EBC"/>
    <w:rsid w:val="0032051D"/>
    <w:rsid w:val="00320AEF"/>
    <w:rsid w:val="00321AAE"/>
    <w:rsid w:val="00322958"/>
    <w:rsid w:val="003229EA"/>
    <w:rsid w:val="00322CCB"/>
    <w:rsid w:val="00324268"/>
    <w:rsid w:val="00324BE3"/>
    <w:rsid w:val="003252C5"/>
    <w:rsid w:val="00325EE6"/>
    <w:rsid w:val="003267FC"/>
    <w:rsid w:val="0032684C"/>
    <w:rsid w:val="00326864"/>
    <w:rsid w:val="0032791B"/>
    <w:rsid w:val="00327DFD"/>
    <w:rsid w:val="00330468"/>
    <w:rsid w:val="00330B84"/>
    <w:rsid w:val="003324EC"/>
    <w:rsid w:val="00332855"/>
    <w:rsid w:val="0033290B"/>
    <w:rsid w:val="003335BE"/>
    <w:rsid w:val="00334FFB"/>
    <w:rsid w:val="00335B5F"/>
    <w:rsid w:val="00335E42"/>
    <w:rsid w:val="003366A3"/>
    <w:rsid w:val="00336744"/>
    <w:rsid w:val="00337097"/>
    <w:rsid w:val="003372D7"/>
    <w:rsid w:val="003379A8"/>
    <w:rsid w:val="003407C2"/>
    <w:rsid w:val="00340F76"/>
    <w:rsid w:val="00341096"/>
    <w:rsid w:val="00341207"/>
    <w:rsid w:val="003419E5"/>
    <w:rsid w:val="00342460"/>
    <w:rsid w:val="00342B1F"/>
    <w:rsid w:val="00343CB5"/>
    <w:rsid w:val="00344141"/>
    <w:rsid w:val="0034472F"/>
    <w:rsid w:val="00344B94"/>
    <w:rsid w:val="00344F5C"/>
    <w:rsid w:val="00345DCD"/>
    <w:rsid w:val="00345FB5"/>
    <w:rsid w:val="00346BA7"/>
    <w:rsid w:val="0034779E"/>
    <w:rsid w:val="00347FBC"/>
    <w:rsid w:val="0035000F"/>
    <w:rsid w:val="0035004B"/>
    <w:rsid w:val="00350DC4"/>
    <w:rsid w:val="003510D2"/>
    <w:rsid w:val="00351C8E"/>
    <w:rsid w:val="0035346C"/>
    <w:rsid w:val="00353645"/>
    <w:rsid w:val="00354C7D"/>
    <w:rsid w:val="0035679D"/>
    <w:rsid w:val="00356D66"/>
    <w:rsid w:val="00360847"/>
    <w:rsid w:val="00360CF8"/>
    <w:rsid w:val="00360DB2"/>
    <w:rsid w:val="00361EC0"/>
    <w:rsid w:val="00362499"/>
    <w:rsid w:val="00362B6C"/>
    <w:rsid w:val="00362C96"/>
    <w:rsid w:val="00362E2C"/>
    <w:rsid w:val="00363D7F"/>
    <w:rsid w:val="0036446F"/>
    <w:rsid w:val="0036594D"/>
    <w:rsid w:val="003659FC"/>
    <w:rsid w:val="003667F7"/>
    <w:rsid w:val="00366C3B"/>
    <w:rsid w:val="003679BE"/>
    <w:rsid w:val="003703A2"/>
    <w:rsid w:val="0037095A"/>
    <w:rsid w:val="00370A69"/>
    <w:rsid w:val="00370B0A"/>
    <w:rsid w:val="00370E33"/>
    <w:rsid w:val="00371014"/>
    <w:rsid w:val="0037157D"/>
    <w:rsid w:val="00371945"/>
    <w:rsid w:val="00371D17"/>
    <w:rsid w:val="003725BC"/>
    <w:rsid w:val="003732C6"/>
    <w:rsid w:val="00373FED"/>
    <w:rsid w:val="00374009"/>
    <w:rsid w:val="003753DB"/>
    <w:rsid w:val="00375489"/>
    <w:rsid w:val="00375864"/>
    <w:rsid w:val="0037631A"/>
    <w:rsid w:val="003768D5"/>
    <w:rsid w:val="00376BCD"/>
    <w:rsid w:val="003771E5"/>
    <w:rsid w:val="00377951"/>
    <w:rsid w:val="00377ACB"/>
    <w:rsid w:val="00377C8B"/>
    <w:rsid w:val="003815A4"/>
    <w:rsid w:val="00381C79"/>
    <w:rsid w:val="003823C9"/>
    <w:rsid w:val="003823CB"/>
    <w:rsid w:val="003824C8"/>
    <w:rsid w:val="0038278F"/>
    <w:rsid w:val="00382D7A"/>
    <w:rsid w:val="0038323A"/>
    <w:rsid w:val="0038347B"/>
    <w:rsid w:val="00383CFD"/>
    <w:rsid w:val="00384E8F"/>
    <w:rsid w:val="00385328"/>
    <w:rsid w:val="003854BA"/>
    <w:rsid w:val="00385643"/>
    <w:rsid w:val="00385AB5"/>
    <w:rsid w:val="003862C4"/>
    <w:rsid w:val="00387DBF"/>
    <w:rsid w:val="0039148C"/>
    <w:rsid w:val="00391D94"/>
    <w:rsid w:val="0039283D"/>
    <w:rsid w:val="0039301E"/>
    <w:rsid w:val="00393750"/>
    <w:rsid w:val="00393847"/>
    <w:rsid w:val="00393913"/>
    <w:rsid w:val="00394318"/>
    <w:rsid w:val="00394BB3"/>
    <w:rsid w:val="00394D1E"/>
    <w:rsid w:val="00394E96"/>
    <w:rsid w:val="003953C1"/>
    <w:rsid w:val="00395AF7"/>
    <w:rsid w:val="003964F4"/>
    <w:rsid w:val="00396EE8"/>
    <w:rsid w:val="003978EB"/>
    <w:rsid w:val="00397E55"/>
    <w:rsid w:val="003A1D95"/>
    <w:rsid w:val="003A2055"/>
    <w:rsid w:val="003A331C"/>
    <w:rsid w:val="003A3422"/>
    <w:rsid w:val="003A3A6F"/>
    <w:rsid w:val="003A47FA"/>
    <w:rsid w:val="003A4B1D"/>
    <w:rsid w:val="003A7A97"/>
    <w:rsid w:val="003A7B25"/>
    <w:rsid w:val="003B12D4"/>
    <w:rsid w:val="003B14F8"/>
    <w:rsid w:val="003B20AB"/>
    <w:rsid w:val="003B2174"/>
    <w:rsid w:val="003B248D"/>
    <w:rsid w:val="003B2613"/>
    <w:rsid w:val="003B3331"/>
    <w:rsid w:val="003B373A"/>
    <w:rsid w:val="003B4520"/>
    <w:rsid w:val="003B4DEB"/>
    <w:rsid w:val="003B4E3F"/>
    <w:rsid w:val="003B5285"/>
    <w:rsid w:val="003B5ACB"/>
    <w:rsid w:val="003B5FEC"/>
    <w:rsid w:val="003B66B4"/>
    <w:rsid w:val="003B7052"/>
    <w:rsid w:val="003C091C"/>
    <w:rsid w:val="003C21FD"/>
    <w:rsid w:val="003C2334"/>
    <w:rsid w:val="003C29BB"/>
    <w:rsid w:val="003C2D53"/>
    <w:rsid w:val="003C3BAE"/>
    <w:rsid w:val="003C44C2"/>
    <w:rsid w:val="003C4691"/>
    <w:rsid w:val="003C4D2E"/>
    <w:rsid w:val="003C54EA"/>
    <w:rsid w:val="003C6990"/>
    <w:rsid w:val="003C6CCA"/>
    <w:rsid w:val="003C73C4"/>
    <w:rsid w:val="003C7590"/>
    <w:rsid w:val="003C7AED"/>
    <w:rsid w:val="003C7B0B"/>
    <w:rsid w:val="003D21CF"/>
    <w:rsid w:val="003D2924"/>
    <w:rsid w:val="003D2CA2"/>
    <w:rsid w:val="003D30FE"/>
    <w:rsid w:val="003D4298"/>
    <w:rsid w:val="003D42D9"/>
    <w:rsid w:val="003D44B1"/>
    <w:rsid w:val="003D53CE"/>
    <w:rsid w:val="003D59EA"/>
    <w:rsid w:val="003D5F86"/>
    <w:rsid w:val="003D7714"/>
    <w:rsid w:val="003E0152"/>
    <w:rsid w:val="003E049F"/>
    <w:rsid w:val="003E178C"/>
    <w:rsid w:val="003E1E3E"/>
    <w:rsid w:val="003E219F"/>
    <w:rsid w:val="003E3767"/>
    <w:rsid w:val="003E3D48"/>
    <w:rsid w:val="003E4846"/>
    <w:rsid w:val="003E59DD"/>
    <w:rsid w:val="003E6099"/>
    <w:rsid w:val="003E61E6"/>
    <w:rsid w:val="003E6657"/>
    <w:rsid w:val="003E67A3"/>
    <w:rsid w:val="003E7437"/>
    <w:rsid w:val="003E7A63"/>
    <w:rsid w:val="003E7B77"/>
    <w:rsid w:val="003F02D9"/>
    <w:rsid w:val="003F0857"/>
    <w:rsid w:val="003F11F4"/>
    <w:rsid w:val="003F16E5"/>
    <w:rsid w:val="003F16F4"/>
    <w:rsid w:val="003F17F9"/>
    <w:rsid w:val="003F1837"/>
    <w:rsid w:val="003F20D4"/>
    <w:rsid w:val="003F28B8"/>
    <w:rsid w:val="003F2D07"/>
    <w:rsid w:val="003F39A6"/>
    <w:rsid w:val="003F5223"/>
    <w:rsid w:val="003F572A"/>
    <w:rsid w:val="003F633C"/>
    <w:rsid w:val="003F6D26"/>
    <w:rsid w:val="003F782B"/>
    <w:rsid w:val="003F7F86"/>
    <w:rsid w:val="00400310"/>
    <w:rsid w:val="00400912"/>
    <w:rsid w:val="00404856"/>
    <w:rsid w:val="0040534D"/>
    <w:rsid w:val="0040671F"/>
    <w:rsid w:val="00406A11"/>
    <w:rsid w:val="00406B01"/>
    <w:rsid w:val="004072E2"/>
    <w:rsid w:val="0040732A"/>
    <w:rsid w:val="0040799D"/>
    <w:rsid w:val="00410608"/>
    <w:rsid w:val="004108DD"/>
    <w:rsid w:val="00412572"/>
    <w:rsid w:val="004128D3"/>
    <w:rsid w:val="004129E2"/>
    <w:rsid w:val="00412D12"/>
    <w:rsid w:val="00413133"/>
    <w:rsid w:val="00413657"/>
    <w:rsid w:val="00413BC7"/>
    <w:rsid w:val="00414063"/>
    <w:rsid w:val="0041744C"/>
    <w:rsid w:val="00420654"/>
    <w:rsid w:val="004207B0"/>
    <w:rsid w:val="00420A4D"/>
    <w:rsid w:val="00420A51"/>
    <w:rsid w:val="00420F80"/>
    <w:rsid w:val="00420FAD"/>
    <w:rsid w:val="00423FAF"/>
    <w:rsid w:val="00423FE8"/>
    <w:rsid w:val="004247A6"/>
    <w:rsid w:val="00424810"/>
    <w:rsid w:val="00424925"/>
    <w:rsid w:val="004254F6"/>
    <w:rsid w:val="00425BCC"/>
    <w:rsid w:val="004265C0"/>
    <w:rsid w:val="004267FB"/>
    <w:rsid w:val="00426D13"/>
    <w:rsid w:val="004309A1"/>
    <w:rsid w:val="00431037"/>
    <w:rsid w:val="00431293"/>
    <w:rsid w:val="00431874"/>
    <w:rsid w:val="00431E89"/>
    <w:rsid w:val="00431FE4"/>
    <w:rsid w:val="00432D8D"/>
    <w:rsid w:val="00433BA8"/>
    <w:rsid w:val="00437189"/>
    <w:rsid w:val="00437820"/>
    <w:rsid w:val="00437C2C"/>
    <w:rsid w:val="00437D1D"/>
    <w:rsid w:val="00440AD2"/>
    <w:rsid w:val="00442197"/>
    <w:rsid w:val="00442557"/>
    <w:rsid w:val="00442ED0"/>
    <w:rsid w:val="00443CDA"/>
    <w:rsid w:val="00443FB5"/>
    <w:rsid w:val="00444877"/>
    <w:rsid w:val="00444A8C"/>
    <w:rsid w:val="00444DBB"/>
    <w:rsid w:val="0044552E"/>
    <w:rsid w:val="00445685"/>
    <w:rsid w:val="004463A3"/>
    <w:rsid w:val="00447A42"/>
    <w:rsid w:val="00450C29"/>
    <w:rsid w:val="0045106F"/>
    <w:rsid w:val="0045250D"/>
    <w:rsid w:val="00452ECA"/>
    <w:rsid w:val="004531DB"/>
    <w:rsid w:val="0045402E"/>
    <w:rsid w:val="0045489B"/>
    <w:rsid w:val="00454B73"/>
    <w:rsid w:val="004555EE"/>
    <w:rsid w:val="004563E6"/>
    <w:rsid w:val="00456926"/>
    <w:rsid w:val="004603AC"/>
    <w:rsid w:val="004603E5"/>
    <w:rsid w:val="00460F93"/>
    <w:rsid w:val="004611AD"/>
    <w:rsid w:val="0046143F"/>
    <w:rsid w:val="0046163B"/>
    <w:rsid w:val="004620D6"/>
    <w:rsid w:val="0046221F"/>
    <w:rsid w:val="0046298F"/>
    <w:rsid w:val="0046387C"/>
    <w:rsid w:val="00463D52"/>
    <w:rsid w:val="00464033"/>
    <w:rsid w:val="0046722E"/>
    <w:rsid w:val="00470D26"/>
    <w:rsid w:val="00471D18"/>
    <w:rsid w:val="0047206C"/>
    <w:rsid w:val="00472B82"/>
    <w:rsid w:val="00473AA5"/>
    <w:rsid w:val="00473BCE"/>
    <w:rsid w:val="0047520B"/>
    <w:rsid w:val="00475DF8"/>
    <w:rsid w:val="00475FE6"/>
    <w:rsid w:val="0047602A"/>
    <w:rsid w:val="00477117"/>
    <w:rsid w:val="0047731F"/>
    <w:rsid w:val="004778BF"/>
    <w:rsid w:val="00477C9D"/>
    <w:rsid w:val="004800D1"/>
    <w:rsid w:val="00480213"/>
    <w:rsid w:val="00480865"/>
    <w:rsid w:val="00481681"/>
    <w:rsid w:val="0048227B"/>
    <w:rsid w:val="00482968"/>
    <w:rsid w:val="00482E3A"/>
    <w:rsid w:val="00483292"/>
    <w:rsid w:val="00483486"/>
    <w:rsid w:val="0048557A"/>
    <w:rsid w:val="00485E99"/>
    <w:rsid w:val="00486524"/>
    <w:rsid w:val="00486919"/>
    <w:rsid w:val="0048711E"/>
    <w:rsid w:val="00490571"/>
    <w:rsid w:val="0049060F"/>
    <w:rsid w:val="0049097B"/>
    <w:rsid w:val="00490A32"/>
    <w:rsid w:val="00490FB6"/>
    <w:rsid w:val="00491C60"/>
    <w:rsid w:val="00491C68"/>
    <w:rsid w:val="00492C7D"/>
    <w:rsid w:val="00493BC9"/>
    <w:rsid w:val="0049516E"/>
    <w:rsid w:val="0049568C"/>
    <w:rsid w:val="00495F00"/>
    <w:rsid w:val="004961B0"/>
    <w:rsid w:val="004962C5"/>
    <w:rsid w:val="004966F1"/>
    <w:rsid w:val="00497948"/>
    <w:rsid w:val="004A014B"/>
    <w:rsid w:val="004A0C37"/>
    <w:rsid w:val="004A16F5"/>
    <w:rsid w:val="004A1978"/>
    <w:rsid w:val="004A21AD"/>
    <w:rsid w:val="004A28DA"/>
    <w:rsid w:val="004A2F20"/>
    <w:rsid w:val="004A3D77"/>
    <w:rsid w:val="004A3D90"/>
    <w:rsid w:val="004A468E"/>
    <w:rsid w:val="004A5454"/>
    <w:rsid w:val="004A5876"/>
    <w:rsid w:val="004A6C8F"/>
    <w:rsid w:val="004A6F38"/>
    <w:rsid w:val="004A7ADC"/>
    <w:rsid w:val="004A7CE6"/>
    <w:rsid w:val="004A7ED1"/>
    <w:rsid w:val="004B08D8"/>
    <w:rsid w:val="004B0CA5"/>
    <w:rsid w:val="004B0DA4"/>
    <w:rsid w:val="004B10A4"/>
    <w:rsid w:val="004B24FF"/>
    <w:rsid w:val="004B25F2"/>
    <w:rsid w:val="004B2DAB"/>
    <w:rsid w:val="004B2EFF"/>
    <w:rsid w:val="004B43A1"/>
    <w:rsid w:val="004B5771"/>
    <w:rsid w:val="004B63F4"/>
    <w:rsid w:val="004C0593"/>
    <w:rsid w:val="004C08D4"/>
    <w:rsid w:val="004C1059"/>
    <w:rsid w:val="004C13D1"/>
    <w:rsid w:val="004C1EA6"/>
    <w:rsid w:val="004C22A6"/>
    <w:rsid w:val="004C2904"/>
    <w:rsid w:val="004C3154"/>
    <w:rsid w:val="004C337B"/>
    <w:rsid w:val="004C37AF"/>
    <w:rsid w:val="004C3F16"/>
    <w:rsid w:val="004C4EF6"/>
    <w:rsid w:val="004C5655"/>
    <w:rsid w:val="004C6116"/>
    <w:rsid w:val="004C641C"/>
    <w:rsid w:val="004D1B83"/>
    <w:rsid w:val="004D1C16"/>
    <w:rsid w:val="004D2011"/>
    <w:rsid w:val="004D3EA2"/>
    <w:rsid w:val="004D469D"/>
    <w:rsid w:val="004D4A2D"/>
    <w:rsid w:val="004D4AB5"/>
    <w:rsid w:val="004D4E5E"/>
    <w:rsid w:val="004D4FCB"/>
    <w:rsid w:val="004D51CF"/>
    <w:rsid w:val="004D5502"/>
    <w:rsid w:val="004D6566"/>
    <w:rsid w:val="004D68D4"/>
    <w:rsid w:val="004D6C7D"/>
    <w:rsid w:val="004D7ADA"/>
    <w:rsid w:val="004E214F"/>
    <w:rsid w:val="004E379D"/>
    <w:rsid w:val="004E3D4D"/>
    <w:rsid w:val="004E4190"/>
    <w:rsid w:val="004E5926"/>
    <w:rsid w:val="004E6CC9"/>
    <w:rsid w:val="004E7175"/>
    <w:rsid w:val="004E7DDB"/>
    <w:rsid w:val="004F070D"/>
    <w:rsid w:val="004F1CF1"/>
    <w:rsid w:val="004F1D26"/>
    <w:rsid w:val="004F1FBF"/>
    <w:rsid w:val="004F2CE0"/>
    <w:rsid w:val="004F443E"/>
    <w:rsid w:val="004F53B6"/>
    <w:rsid w:val="004F558E"/>
    <w:rsid w:val="004F6701"/>
    <w:rsid w:val="004F6C83"/>
    <w:rsid w:val="004F6CCD"/>
    <w:rsid w:val="004F720C"/>
    <w:rsid w:val="005016B7"/>
    <w:rsid w:val="00501A17"/>
    <w:rsid w:val="00502B69"/>
    <w:rsid w:val="00502BBA"/>
    <w:rsid w:val="005034A4"/>
    <w:rsid w:val="00503934"/>
    <w:rsid w:val="00503B92"/>
    <w:rsid w:val="0050468A"/>
    <w:rsid w:val="00504AEC"/>
    <w:rsid w:val="00504D14"/>
    <w:rsid w:val="005057DF"/>
    <w:rsid w:val="00505839"/>
    <w:rsid w:val="00506D4F"/>
    <w:rsid w:val="00507537"/>
    <w:rsid w:val="00507625"/>
    <w:rsid w:val="0050787B"/>
    <w:rsid w:val="00507BC3"/>
    <w:rsid w:val="00507D12"/>
    <w:rsid w:val="005088FB"/>
    <w:rsid w:val="005103CE"/>
    <w:rsid w:val="00511B03"/>
    <w:rsid w:val="00511BF9"/>
    <w:rsid w:val="00512266"/>
    <w:rsid w:val="00512B0F"/>
    <w:rsid w:val="00513613"/>
    <w:rsid w:val="0051491B"/>
    <w:rsid w:val="0051514B"/>
    <w:rsid w:val="005153D9"/>
    <w:rsid w:val="00515773"/>
    <w:rsid w:val="00515E06"/>
    <w:rsid w:val="005160F1"/>
    <w:rsid w:val="00516BB2"/>
    <w:rsid w:val="0052001F"/>
    <w:rsid w:val="0052091D"/>
    <w:rsid w:val="0052099B"/>
    <w:rsid w:val="00520EB5"/>
    <w:rsid w:val="00521134"/>
    <w:rsid w:val="005215E2"/>
    <w:rsid w:val="00523218"/>
    <w:rsid w:val="00524529"/>
    <w:rsid w:val="005250E2"/>
    <w:rsid w:val="0052615E"/>
    <w:rsid w:val="0052718D"/>
    <w:rsid w:val="00527362"/>
    <w:rsid w:val="005274E2"/>
    <w:rsid w:val="00527CB7"/>
    <w:rsid w:val="00530058"/>
    <w:rsid w:val="00532092"/>
    <w:rsid w:val="0053333C"/>
    <w:rsid w:val="00533696"/>
    <w:rsid w:val="00534B9B"/>
    <w:rsid w:val="00535F43"/>
    <w:rsid w:val="00536C32"/>
    <w:rsid w:val="00537CB7"/>
    <w:rsid w:val="00540528"/>
    <w:rsid w:val="00541058"/>
    <w:rsid w:val="00542D22"/>
    <w:rsid w:val="00543C0C"/>
    <w:rsid w:val="00544C65"/>
    <w:rsid w:val="00546F29"/>
    <w:rsid w:val="00551814"/>
    <w:rsid w:val="00551C1C"/>
    <w:rsid w:val="005526FC"/>
    <w:rsid w:val="0055292E"/>
    <w:rsid w:val="00554B78"/>
    <w:rsid w:val="00554EE9"/>
    <w:rsid w:val="00556A8E"/>
    <w:rsid w:val="00557FF0"/>
    <w:rsid w:val="00560A5D"/>
    <w:rsid w:val="00560D8F"/>
    <w:rsid w:val="00561E22"/>
    <w:rsid w:val="00562274"/>
    <w:rsid w:val="00562341"/>
    <w:rsid w:val="00562592"/>
    <w:rsid w:val="00563638"/>
    <w:rsid w:val="005647B8"/>
    <w:rsid w:val="00565C8C"/>
    <w:rsid w:val="00565CC8"/>
    <w:rsid w:val="00566503"/>
    <w:rsid w:val="00566AFE"/>
    <w:rsid w:val="0056748A"/>
    <w:rsid w:val="00567ED3"/>
    <w:rsid w:val="0057218A"/>
    <w:rsid w:val="00573366"/>
    <w:rsid w:val="00573930"/>
    <w:rsid w:val="00573F34"/>
    <w:rsid w:val="005742F8"/>
    <w:rsid w:val="005745C6"/>
    <w:rsid w:val="00574831"/>
    <w:rsid w:val="005753DA"/>
    <w:rsid w:val="00576369"/>
    <w:rsid w:val="00577BDA"/>
    <w:rsid w:val="005800C5"/>
    <w:rsid w:val="00580762"/>
    <w:rsid w:val="0058126D"/>
    <w:rsid w:val="0058282E"/>
    <w:rsid w:val="00582EFF"/>
    <w:rsid w:val="005844AB"/>
    <w:rsid w:val="00584695"/>
    <w:rsid w:val="0058696E"/>
    <w:rsid w:val="00586FD1"/>
    <w:rsid w:val="00587FB7"/>
    <w:rsid w:val="00591189"/>
    <w:rsid w:val="00592A92"/>
    <w:rsid w:val="00593C08"/>
    <w:rsid w:val="00594252"/>
    <w:rsid w:val="00594404"/>
    <w:rsid w:val="005945EF"/>
    <w:rsid w:val="00597260"/>
    <w:rsid w:val="005976BF"/>
    <w:rsid w:val="005A03B9"/>
    <w:rsid w:val="005A1133"/>
    <w:rsid w:val="005A24B1"/>
    <w:rsid w:val="005A4569"/>
    <w:rsid w:val="005A4A5B"/>
    <w:rsid w:val="005A4F5C"/>
    <w:rsid w:val="005A6048"/>
    <w:rsid w:val="005A6087"/>
    <w:rsid w:val="005A632A"/>
    <w:rsid w:val="005A6E04"/>
    <w:rsid w:val="005A7995"/>
    <w:rsid w:val="005B1CBA"/>
    <w:rsid w:val="005B3327"/>
    <w:rsid w:val="005B3928"/>
    <w:rsid w:val="005B4A83"/>
    <w:rsid w:val="005B4D51"/>
    <w:rsid w:val="005B4E08"/>
    <w:rsid w:val="005B603A"/>
    <w:rsid w:val="005B7DE2"/>
    <w:rsid w:val="005C00E1"/>
    <w:rsid w:val="005C0EDE"/>
    <w:rsid w:val="005C1232"/>
    <w:rsid w:val="005C3694"/>
    <w:rsid w:val="005C4537"/>
    <w:rsid w:val="005C5042"/>
    <w:rsid w:val="005C5045"/>
    <w:rsid w:val="005C671F"/>
    <w:rsid w:val="005C70B5"/>
    <w:rsid w:val="005C73C9"/>
    <w:rsid w:val="005C7522"/>
    <w:rsid w:val="005D0150"/>
    <w:rsid w:val="005D17FE"/>
    <w:rsid w:val="005D19EA"/>
    <w:rsid w:val="005D1B38"/>
    <w:rsid w:val="005D1EA8"/>
    <w:rsid w:val="005D1EF8"/>
    <w:rsid w:val="005D20E1"/>
    <w:rsid w:val="005D2218"/>
    <w:rsid w:val="005D34F5"/>
    <w:rsid w:val="005D42F0"/>
    <w:rsid w:val="005D504E"/>
    <w:rsid w:val="005D551A"/>
    <w:rsid w:val="005D5FD2"/>
    <w:rsid w:val="005D6786"/>
    <w:rsid w:val="005D6B20"/>
    <w:rsid w:val="005E13FC"/>
    <w:rsid w:val="005E1CC6"/>
    <w:rsid w:val="005E1D88"/>
    <w:rsid w:val="005E1EEE"/>
    <w:rsid w:val="005E25BD"/>
    <w:rsid w:val="005E306D"/>
    <w:rsid w:val="005E33B2"/>
    <w:rsid w:val="005E467A"/>
    <w:rsid w:val="005E499C"/>
    <w:rsid w:val="005E5607"/>
    <w:rsid w:val="005E6495"/>
    <w:rsid w:val="005E6866"/>
    <w:rsid w:val="005E7895"/>
    <w:rsid w:val="005E78CB"/>
    <w:rsid w:val="005E7C2F"/>
    <w:rsid w:val="005F067C"/>
    <w:rsid w:val="005F0AAF"/>
    <w:rsid w:val="005F0ADB"/>
    <w:rsid w:val="005F1B78"/>
    <w:rsid w:val="005F2B81"/>
    <w:rsid w:val="005F587D"/>
    <w:rsid w:val="005F6E65"/>
    <w:rsid w:val="005F79D1"/>
    <w:rsid w:val="00600141"/>
    <w:rsid w:val="00600560"/>
    <w:rsid w:val="006008DE"/>
    <w:rsid w:val="006021A1"/>
    <w:rsid w:val="0060434C"/>
    <w:rsid w:val="00604555"/>
    <w:rsid w:val="00604564"/>
    <w:rsid w:val="00604DC1"/>
    <w:rsid w:val="00604ECA"/>
    <w:rsid w:val="00605D84"/>
    <w:rsid w:val="00605EEF"/>
    <w:rsid w:val="0060674F"/>
    <w:rsid w:val="0060683E"/>
    <w:rsid w:val="00607A6E"/>
    <w:rsid w:val="00607AD1"/>
    <w:rsid w:val="00607FE8"/>
    <w:rsid w:val="0061097F"/>
    <w:rsid w:val="00611621"/>
    <w:rsid w:val="00612C42"/>
    <w:rsid w:val="00612FEC"/>
    <w:rsid w:val="0061301E"/>
    <w:rsid w:val="00613A83"/>
    <w:rsid w:val="0061585C"/>
    <w:rsid w:val="006163CA"/>
    <w:rsid w:val="006168EC"/>
    <w:rsid w:val="006176AD"/>
    <w:rsid w:val="006204C8"/>
    <w:rsid w:val="0062067F"/>
    <w:rsid w:val="00620848"/>
    <w:rsid w:val="00620B67"/>
    <w:rsid w:val="00620E18"/>
    <w:rsid w:val="00620E19"/>
    <w:rsid w:val="00620E23"/>
    <w:rsid w:val="006210DD"/>
    <w:rsid w:val="00621CA5"/>
    <w:rsid w:val="00621DBB"/>
    <w:rsid w:val="00622065"/>
    <w:rsid w:val="006235AC"/>
    <w:rsid w:val="0062382F"/>
    <w:rsid w:val="0062401F"/>
    <w:rsid w:val="00625A98"/>
    <w:rsid w:val="00625CDB"/>
    <w:rsid w:val="00625D0B"/>
    <w:rsid w:val="00627DC5"/>
    <w:rsid w:val="006317AD"/>
    <w:rsid w:val="00631C76"/>
    <w:rsid w:val="00631E99"/>
    <w:rsid w:val="006322A7"/>
    <w:rsid w:val="006329E3"/>
    <w:rsid w:val="00633308"/>
    <w:rsid w:val="006344E9"/>
    <w:rsid w:val="006346BA"/>
    <w:rsid w:val="00635215"/>
    <w:rsid w:val="00636B52"/>
    <w:rsid w:val="006379AD"/>
    <w:rsid w:val="00637B13"/>
    <w:rsid w:val="00640202"/>
    <w:rsid w:val="0064049D"/>
    <w:rsid w:val="00642457"/>
    <w:rsid w:val="00642BEB"/>
    <w:rsid w:val="00642CE4"/>
    <w:rsid w:val="00642E87"/>
    <w:rsid w:val="00644300"/>
    <w:rsid w:val="00644BEE"/>
    <w:rsid w:val="0064730D"/>
    <w:rsid w:val="0064780C"/>
    <w:rsid w:val="00647D8C"/>
    <w:rsid w:val="00650692"/>
    <w:rsid w:val="00650A31"/>
    <w:rsid w:val="006516CF"/>
    <w:rsid w:val="00651BC1"/>
    <w:rsid w:val="006528D1"/>
    <w:rsid w:val="006532C5"/>
    <w:rsid w:val="00653A07"/>
    <w:rsid w:val="00653F2A"/>
    <w:rsid w:val="006542F9"/>
    <w:rsid w:val="00654438"/>
    <w:rsid w:val="0065561D"/>
    <w:rsid w:val="006561D4"/>
    <w:rsid w:val="0065627C"/>
    <w:rsid w:val="006566E4"/>
    <w:rsid w:val="00657474"/>
    <w:rsid w:val="00657EEF"/>
    <w:rsid w:val="00660208"/>
    <w:rsid w:val="0066028F"/>
    <w:rsid w:val="0066029A"/>
    <w:rsid w:val="0066051F"/>
    <w:rsid w:val="00662167"/>
    <w:rsid w:val="00663705"/>
    <w:rsid w:val="006639C6"/>
    <w:rsid w:val="0066535F"/>
    <w:rsid w:val="00665D77"/>
    <w:rsid w:val="00666191"/>
    <w:rsid w:val="0067037E"/>
    <w:rsid w:val="00670602"/>
    <w:rsid w:val="00671AFC"/>
    <w:rsid w:val="00672125"/>
    <w:rsid w:val="00672277"/>
    <w:rsid w:val="006722BB"/>
    <w:rsid w:val="00672524"/>
    <w:rsid w:val="00672C55"/>
    <w:rsid w:val="0067362E"/>
    <w:rsid w:val="00674158"/>
    <w:rsid w:val="00674BC8"/>
    <w:rsid w:val="00675258"/>
    <w:rsid w:val="00675F5B"/>
    <w:rsid w:val="00676711"/>
    <w:rsid w:val="00676DEE"/>
    <w:rsid w:val="00680348"/>
    <w:rsid w:val="00682F8B"/>
    <w:rsid w:val="00684B36"/>
    <w:rsid w:val="00685700"/>
    <w:rsid w:val="0068618E"/>
    <w:rsid w:val="00686418"/>
    <w:rsid w:val="0068770A"/>
    <w:rsid w:val="00687ADC"/>
    <w:rsid w:val="00687C0C"/>
    <w:rsid w:val="006901AA"/>
    <w:rsid w:val="0069049A"/>
    <w:rsid w:val="006904C7"/>
    <w:rsid w:val="00690700"/>
    <w:rsid w:val="006910CA"/>
    <w:rsid w:val="006915D2"/>
    <w:rsid w:val="00691757"/>
    <w:rsid w:val="00691F7D"/>
    <w:rsid w:val="00692DA6"/>
    <w:rsid w:val="006933D0"/>
    <w:rsid w:val="00694CB4"/>
    <w:rsid w:val="0069522C"/>
    <w:rsid w:val="00695440"/>
    <w:rsid w:val="00696307"/>
    <w:rsid w:val="00696879"/>
    <w:rsid w:val="006971AC"/>
    <w:rsid w:val="006A0AB6"/>
    <w:rsid w:val="006A0DEA"/>
    <w:rsid w:val="006A1539"/>
    <w:rsid w:val="006A184E"/>
    <w:rsid w:val="006A1CEA"/>
    <w:rsid w:val="006A2343"/>
    <w:rsid w:val="006A27FD"/>
    <w:rsid w:val="006A3C3B"/>
    <w:rsid w:val="006A48E0"/>
    <w:rsid w:val="006A4BC6"/>
    <w:rsid w:val="006A51AD"/>
    <w:rsid w:val="006A6392"/>
    <w:rsid w:val="006A701D"/>
    <w:rsid w:val="006B141F"/>
    <w:rsid w:val="006B2C87"/>
    <w:rsid w:val="006B2E7D"/>
    <w:rsid w:val="006B40F1"/>
    <w:rsid w:val="006B52C8"/>
    <w:rsid w:val="006B6DA5"/>
    <w:rsid w:val="006B75F2"/>
    <w:rsid w:val="006B7742"/>
    <w:rsid w:val="006B7927"/>
    <w:rsid w:val="006B7C00"/>
    <w:rsid w:val="006C0651"/>
    <w:rsid w:val="006C0F99"/>
    <w:rsid w:val="006C43CE"/>
    <w:rsid w:val="006C47E9"/>
    <w:rsid w:val="006C6D7F"/>
    <w:rsid w:val="006C721D"/>
    <w:rsid w:val="006C7418"/>
    <w:rsid w:val="006C7423"/>
    <w:rsid w:val="006C754C"/>
    <w:rsid w:val="006C75E7"/>
    <w:rsid w:val="006C76D0"/>
    <w:rsid w:val="006D00AC"/>
    <w:rsid w:val="006D16DB"/>
    <w:rsid w:val="006D1760"/>
    <w:rsid w:val="006D2578"/>
    <w:rsid w:val="006D271C"/>
    <w:rsid w:val="006D2D60"/>
    <w:rsid w:val="006D3322"/>
    <w:rsid w:val="006D371C"/>
    <w:rsid w:val="006D3F6F"/>
    <w:rsid w:val="006D3FDD"/>
    <w:rsid w:val="006D60BC"/>
    <w:rsid w:val="006D6A8D"/>
    <w:rsid w:val="006E0553"/>
    <w:rsid w:val="006E0A22"/>
    <w:rsid w:val="006E50DD"/>
    <w:rsid w:val="006E5353"/>
    <w:rsid w:val="006E536B"/>
    <w:rsid w:val="006E59AF"/>
    <w:rsid w:val="006E630B"/>
    <w:rsid w:val="006E6DB6"/>
    <w:rsid w:val="006E7CF6"/>
    <w:rsid w:val="006E7FAA"/>
    <w:rsid w:val="006F0141"/>
    <w:rsid w:val="006F0F57"/>
    <w:rsid w:val="006F1315"/>
    <w:rsid w:val="006F18B4"/>
    <w:rsid w:val="006F1FF0"/>
    <w:rsid w:val="006F3068"/>
    <w:rsid w:val="006F32E8"/>
    <w:rsid w:val="006F3A23"/>
    <w:rsid w:val="006F3FC7"/>
    <w:rsid w:val="006F496D"/>
    <w:rsid w:val="006F499E"/>
    <w:rsid w:val="006F50AF"/>
    <w:rsid w:val="006F587C"/>
    <w:rsid w:val="006F679E"/>
    <w:rsid w:val="006F7308"/>
    <w:rsid w:val="00700623"/>
    <w:rsid w:val="00700EA9"/>
    <w:rsid w:val="00701D6A"/>
    <w:rsid w:val="007037DC"/>
    <w:rsid w:val="007038AB"/>
    <w:rsid w:val="007043F8"/>
    <w:rsid w:val="007046BD"/>
    <w:rsid w:val="00704C6B"/>
    <w:rsid w:val="00705B96"/>
    <w:rsid w:val="007061E0"/>
    <w:rsid w:val="0070646D"/>
    <w:rsid w:val="007069CC"/>
    <w:rsid w:val="00707043"/>
    <w:rsid w:val="00710241"/>
    <w:rsid w:val="00710347"/>
    <w:rsid w:val="00710365"/>
    <w:rsid w:val="007108C3"/>
    <w:rsid w:val="007108CE"/>
    <w:rsid w:val="00710A42"/>
    <w:rsid w:val="00710BD6"/>
    <w:rsid w:val="00710C13"/>
    <w:rsid w:val="00712508"/>
    <w:rsid w:val="00712A31"/>
    <w:rsid w:val="00712C0E"/>
    <w:rsid w:val="00712EC0"/>
    <w:rsid w:val="00713E99"/>
    <w:rsid w:val="00714C80"/>
    <w:rsid w:val="00714DAB"/>
    <w:rsid w:val="0071518F"/>
    <w:rsid w:val="0071525C"/>
    <w:rsid w:val="00717F1E"/>
    <w:rsid w:val="00720503"/>
    <w:rsid w:val="007208B4"/>
    <w:rsid w:val="00721160"/>
    <w:rsid w:val="007211E7"/>
    <w:rsid w:val="00721519"/>
    <w:rsid w:val="007234D6"/>
    <w:rsid w:val="0072410A"/>
    <w:rsid w:val="00725335"/>
    <w:rsid w:val="007253D0"/>
    <w:rsid w:val="0072619F"/>
    <w:rsid w:val="007262CD"/>
    <w:rsid w:val="007264AE"/>
    <w:rsid w:val="00727107"/>
    <w:rsid w:val="00730485"/>
    <w:rsid w:val="007304C4"/>
    <w:rsid w:val="00730632"/>
    <w:rsid w:val="00731D9C"/>
    <w:rsid w:val="007325B2"/>
    <w:rsid w:val="007326EF"/>
    <w:rsid w:val="00732D7E"/>
    <w:rsid w:val="007332AD"/>
    <w:rsid w:val="00733405"/>
    <w:rsid w:val="00733C6D"/>
    <w:rsid w:val="00734A59"/>
    <w:rsid w:val="00735444"/>
    <w:rsid w:val="00737127"/>
    <w:rsid w:val="0073714F"/>
    <w:rsid w:val="00737CDD"/>
    <w:rsid w:val="00740362"/>
    <w:rsid w:val="007418EB"/>
    <w:rsid w:val="00742167"/>
    <w:rsid w:val="007422BB"/>
    <w:rsid w:val="007430DD"/>
    <w:rsid w:val="007442A7"/>
    <w:rsid w:val="00744B6F"/>
    <w:rsid w:val="00744FBC"/>
    <w:rsid w:val="00746074"/>
    <w:rsid w:val="007462AB"/>
    <w:rsid w:val="00746B88"/>
    <w:rsid w:val="00746C9C"/>
    <w:rsid w:val="00746E12"/>
    <w:rsid w:val="00747C5D"/>
    <w:rsid w:val="00750EF7"/>
    <w:rsid w:val="007510DF"/>
    <w:rsid w:val="007512E0"/>
    <w:rsid w:val="00752F1E"/>
    <w:rsid w:val="00753289"/>
    <w:rsid w:val="00753A1D"/>
    <w:rsid w:val="00753ECB"/>
    <w:rsid w:val="0075508B"/>
    <w:rsid w:val="0075626B"/>
    <w:rsid w:val="00756646"/>
    <w:rsid w:val="007567B0"/>
    <w:rsid w:val="00757A74"/>
    <w:rsid w:val="00757A8E"/>
    <w:rsid w:val="00762059"/>
    <w:rsid w:val="00762E55"/>
    <w:rsid w:val="007630EC"/>
    <w:rsid w:val="0076372F"/>
    <w:rsid w:val="00765706"/>
    <w:rsid w:val="007657C2"/>
    <w:rsid w:val="00765B06"/>
    <w:rsid w:val="0076657F"/>
    <w:rsid w:val="00767642"/>
    <w:rsid w:val="00767A42"/>
    <w:rsid w:val="00767A77"/>
    <w:rsid w:val="00770270"/>
    <w:rsid w:val="00770E3B"/>
    <w:rsid w:val="00771CB3"/>
    <w:rsid w:val="00772265"/>
    <w:rsid w:val="007728F4"/>
    <w:rsid w:val="00772CE0"/>
    <w:rsid w:val="00774A6E"/>
    <w:rsid w:val="0077521F"/>
    <w:rsid w:val="00775612"/>
    <w:rsid w:val="00776E3B"/>
    <w:rsid w:val="0077751E"/>
    <w:rsid w:val="00777E29"/>
    <w:rsid w:val="00777EA6"/>
    <w:rsid w:val="0078066E"/>
    <w:rsid w:val="00780745"/>
    <w:rsid w:val="00780C66"/>
    <w:rsid w:val="0078205B"/>
    <w:rsid w:val="0078221A"/>
    <w:rsid w:val="00783469"/>
    <w:rsid w:val="0078607B"/>
    <w:rsid w:val="00786B28"/>
    <w:rsid w:val="007873C2"/>
    <w:rsid w:val="007903D5"/>
    <w:rsid w:val="00791492"/>
    <w:rsid w:val="007918DB"/>
    <w:rsid w:val="00791E94"/>
    <w:rsid w:val="007924E8"/>
    <w:rsid w:val="00792553"/>
    <w:rsid w:val="00792B45"/>
    <w:rsid w:val="00792BB4"/>
    <w:rsid w:val="0079301B"/>
    <w:rsid w:val="0079323F"/>
    <w:rsid w:val="007937B6"/>
    <w:rsid w:val="00794AFE"/>
    <w:rsid w:val="0079642F"/>
    <w:rsid w:val="0079714F"/>
    <w:rsid w:val="007971DE"/>
    <w:rsid w:val="007A0BFF"/>
    <w:rsid w:val="007A13A8"/>
    <w:rsid w:val="007A154F"/>
    <w:rsid w:val="007A1AC8"/>
    <w:rsid w:val="007A2BCA"/>
    <w:rsid w:val="007A2C94"/>
    <w:rsid w:val="007A32FB"/>
    <w:rsid w:val="007A3F06"/>
    <w:rsid w:val="007A4AFB"/>
    <w:rsid w:val="007A4C34"/>
    <w:rsid w:val="007A558A"/>
    <w:rsid w:val="007A5BCD"/>
    <w:rsid w:val="007A6843"/>
    <w:rsid w:val="007A6926"/>
    <w:rsid w:val="007A6C68"/>
    <w:rsid w:val="007A6CC5"/>
    <w:rsid w:val="007A7721"/>
    <w:rsid w:val="007A7F0B"/>
    <w:rsid w:val="007B0624"/>
    <w:rsid w:val="007B0ECE"/>
    <w:rsid w:val="007B1C90"/>
    <w:rsid w:val="007B2257"/>
    <w:rsid w:val="007B4A47"/>
    <w:rsid w:val="007B4D10"/>
    <w:rsid w:val="007B55D8"/>
    <w:rsid w:val="007B595C"/>
    <w:rsid w:val="007B723E"/>
    <w:rsid w:val="007B7A8B"/>
    <w:rsid w:val="007C0CCF"/>
    <w:rsid w:val="007C197C"/>
    <w:rsid w:val="007C1EB1"/>
    <w:rsid w:val="007C1F97"/>
    <w:rsid w:val="007C2D15"/>
    <w:rsid w:val="007C3A6F"/>
    <w:rsid w:val="007C4D05"/>
    <w:rsid w:val="007C50B2"/>
    <w:rsid w:val="007C5C5E"/>
    <w:rsid w:val="007C6907"/>
    <w:rsid w:val="007C7ECF"/>
    <w:rsid w:val="007D00E6"/>
    <w:rsid w:val="007D116B"/>
    <w:rsid w:val="007D14A5"/>
    <w:rsid w:val="007D2AF6"/>
    <w:rsid w:val="007D3062"/>
    <w:rsid w:val="007D33F8"/>
    <w:rsid w:val="007D3AEE"/>
    <w:rsid w:val="007D519A"/>
    <w:rsid w:val="007D5EBE"/>
    <w:rsid w:val="007D62C1"/>
    <w:rsid w:val="007D7113"/>
    <w:rsid w:val="007D77F6"/>
    <w:rsid w:val="007D7C87"/>
    <w:rsid w:val="007E016C"/>
    <w:rsid w:val="007E086C"/>
    <w:rsid w:val="007E1261"/>
    <w:rsid w:val="007E134E"/>
    <w:rsid w:val="007E1ADB"/>
    <w:rsid w:val="007E1DBE"/>
    <w:rsid w:val="007E20B6"/>
    <w:rsid w:val="007E3761"/>
    <w:rsid w:val="007E4C9F"/>
    <w:rsid w:val="007E5389"/>
    <w:rsid w:val="007E5BC3"/>
    <w:rsid w:val="007E5C7E"/>
    <w:rsid w:val="007E6398"/>
    <w:rsid w:val="007E7E55"/>
    <w:rsid w:val="007F0D04"/>
    <w:rsid w:val="007F2099"/>
    <w:rsid w:val="007F2190"/>
    <w:rsid w:val="007F264E"/>
    <w:rsid w:val="007F2B2F"/>
    <w:rsid w:val="007F3AFE"/>
    <w:rsid w:val="007F3C69"/>
    <w:rsid w:val="007F5214"/>
    <w:rsid w:val="007F5626"/>
    <w:rsid w:val="007F59D0"/>
    <w:rsid w:val="007F5DEC"/>
    <w:rsid w:val="007F6CC8"/>
    <w:rsid w:val="007F7C11"/>
    <w:rsid w:val="007F7D5D"/>
    <w:rsid w:val="007F7E18"/>
    <w:rsid w:val="008008CA"/>
    <w:rsid w:val="00801211"/>
    <w:rsid w:val="0080184C"/>
    <w:rsid w:val="008019DD"/>
    <w:rsid w:val="00801C7C"/>
    <w:rsid w:val="008023C2"/>
    <w:rsid w:val="00802B14"/>
    <w:rsid w:val="00802B20"/>
    <w:rsid w:val="00802FF0"/>
    <w:rsid w:val="00803684"/>
    <w:rsid w:val="00804B10"/>
    <w:rsid w:val="0080524E"/>
    <w:rsid w:val="00805659"/>
    <w:rsid w:val="00805FCA"/>
    <w:rsid w:val="00806924"/>
    <w:rsid w:val="008074A9"/>
    <w:rsid w:val="00811069"/>
    <w:rsid w:val="00812CF8"/>
    <w:rsid w:val="00813517"/>
    <w:rsid w:val="00813700"/>
    <w:rsid w:val="00814251"/>
    <w:rsid w:val="008143B0"/>
    <w:rsid w:val="008149A4"/>
    <w:rsid w:val="00815742"/>
    <w:rsid w:val="00815842"/>
    <w:rsid w:val="00815922"/>
    <w:rsid w:val="00815C48"/>
    <w:rsid w:val="008168DD"/>
    <w:rsid w:val="00816DB3"/>
    <w:rsid w:val="008171FB"/>
    <w:rsid w:val="00821E30"/>
    <w:rsid w:val="00821E49"/>
    <w:rsid w:val="00822151"/>
    <w:rsid w:val="008221CA"/>
    <w:rsid w:val="00822A76"/>
    <w:rsid w:val="00822C3E"/>
    <w:rsid w:val="00822F22"/>
    <w:rsid w:val="008236DC"/>
    <w:rsid w:val="008258D1"/>
    <w:rsid w:val="008264A0"/>
    <w:rsid w:val="008268F4"/>
    <w:rsid w:val="00826D26"/>
    <w:rsid w:val="008275D2"/>
    <w:rsid w:val="00831E8C"/>
    <w:rsid w:val="00832371"/>
    <w:rsid w:val="00832D92"/>
    <w:rsid w:val="00833198"/>
    <w:rsid w:val="00833809"/>
    <w:rsid w:val="00833ADC"/>
    <w:rsid w:val="00834072"/>
    <w:rsid w:val="00834955"/>
    <w:rsid w:val="00834BA9"/>
    <w:rsid w:val="008352AB"/>
    <w:rsid w:val="00835F27"/>
    <w:rsid w:val="008369E7"/>
    <w:rsid w:val="00836B1F"/>
    <w:rsid w:val="00837181"/>
    <w:rsid w:val="008372A8"/>
    <w:rsid w:val="00837670"/>
    <w:rsid w:val="00837794"/>
    <w:rsid w:val="008379BD"/>
    <w:rsid w:val="00837A00"/>
    <w:rsid w:val="00837EC4"/>
    <w:rsid w:val="0084290D"/>
    <w:rsid w:val="008434C9"/>
    <w:rsid w:val="00843C57"/>
    <w:rsid w:val="008449DC"/>
    <w:rsid w:val="0085087D"/>
    <w:rsid w:val="00852BB8"/>
    <w:rsid w:val="00852DA6"/>
    <w:rsid w:val="00852E63"/>
    <w:rsid w:val="008530A9"/>
    <w:rsid w:val="0085318C"/>
    <w:rsid w:val="00853416"/>
    <w:rsid w:val="00853998"/>
    <w:rsid w:val="00855923"/>
    <w:rsid w:val="00855D22"/>
    <w:rsid w:val="00855F36"/>
    <w:rsid w:val="008566F0"/>
    <w:rsid w:val="00856B19"/>
    <w:rsid w:val="00856DF4"/>
    <w:rsid w:val="00856ECF"/>
    <w:rsid w:val="0086031D"/>
    <w:rsid w:val="00861305"/>
    <w:rsid w:val="00861742"/>
    <w:rsid w:val="00862722"/>
    <w:rsid w:val="00862A5B"/>
    <w:rsid w:val="008631E8"/>
    <w:rsid w:val="00863B63"/>
    <w:rsid w:val="00863EBC"/>
    <w:rsid w:val="00864C87"/>
    <w:rsid w:val="00865307"/>
    <w:rsid w:val="008654B7"/>
    <w:rsid w:val="008657B3"/>
    <w:rsid w:val="008665C7"/>
    <w:rsid w:val="008673E8"/>
    <w:rsid w:val="00867786"/>
    <w:rsid w:val="008678CA"/>
    <w:rsid w:val="00867B2F"/>
    <w:rsid w:val="00867E0C"/>
    <w:rsid w:val="00871A24"/>
    <w:rsid w:val="0087211E"/>
    <w:rsid w:val="00872F29"/>
    <w:rsid w:val="0087346D"/>
    <w:rsid w:val="008739E2"/>
    <w:rsid w:val="00874121"/>
    <w:rsid w:val="00874807"/>
    <w:rsid w:val="00874C6C"/>
    <w:rsid w:val="00874D32"/>
    <w:rsid w:val="00875CD4"/>
    <w:rsid w:val="00876744"/>
    <w:rsid w:val="0087685D"/>
    <w:rsid w:val="00881166"/>
    <w:rsid w:val="0088126E"/>
    <w:rsid w:val="00881448"/>
    <w:rsid w:val="0088156B"/>
    <w:rsid w:val="008824D4"/>
    <w:rsid w:val="00882FB8"/>
    <w:rsid w:val="0088407D"/>
    <w:rsid w:val="00884A72"/>
    <w:rsid w:val="008850F9"/>
    <w:rsid w:val="00886251"/>
    <w:rsid w:val="008874DD"/>
    <w:rsid w:val="00890F90"/>
    <w:rsid w:val="008910E0"/>
    <w:rsid w:val="008923F4"/>
    <w:rsid w:val="008924BB"/>
    <w:rsid w:val="00893166"/>
    <w:rsid w:val="008935EA"/>
    <w:rsid w:val="00894392"/>
    <w:rsid w:val="00894872"/>
    <w:rsid w:val="00894AFA"/>
    <w:rsid w:val="00894C91"/>
    <w:rsid w:val="008950BE"/>
    <w:rsid w:val="00896ED9"/>
    <w:rsid w:val="008970E7"/>
    <w:rsid w:val="0089793F"/>
    <w:rsid w:val="00897FAF"/>
    <w:rsid w:val="008A1439"/>
    <w:rsid w:val="008A19D3"/>
    <w:rsid w:val="008A43EB"/>
    <w:rsid w:val="008A4E62"/>
    <w:rsid w:val="008A549C"/>
    <w:rsid w:val="008A5C44"/>
    <w:rsid w:val="008A66A9"/>
    <w:rsid w:val="008A6A1D"/>
    <w:rsid w:val="008A6E62"/>
    <w:rsid w:val="008A706A"/>
    <w:rsid w:val="008B02A1"/>
    <w:rsid w:val="008B078F"/>
    <w:rsid w:val="008B0A2D"/>
    <w:rsid w:val="008B0CF9"/>
    <w:rsid w:val="008B13DB"/>
    <w:rsid w:val="008B146C"/>
    <w:rsid w:val="008B161C"/>
    <w:rsid w:val="008B1EAB"/>
    <w:rsid w:val="008B2204"/>
    <w:rsid w:val="008B336E"/>
    <w:rsid w:val="008B44C2"/>
    <w:rsid w:val="008B4DBB"/>
    <w:rsid w:val="008B59AD"/>
    <w:rsid w:val="008B5CD4"/>
    <w:rsid w:val="008B62D6"/>
    <w:rsid w:val="008B6EE5"/>
    <w:rsid w:val="008B7F38"/>
    <w:rsid w:val="008C012A"/>
    <w:rsid w:val="008C0CB4"/>
    <w:rsid w:val="008C0F7B"/>
    <w:rsid w:val="008C1B7C"/>
    <w:rsid w:val="008C2DE8"/>
    <w:rsid w:val="008C2F4C"/>
    <w:rsid w:val="008C4344"/>
    <w:rsid w:val="008C4ABD"/>
    <w:rsid w:val="008C5ABF"/>
    <w:rsid w:val="008C61DB"/>
    <w:rsid w:val="008C62DE"/>
    <w:rsid w:val="008C63B5"/>
    <w:rsid w:val="008C68F2"/>
    <w:rsid w:val="008D0999"/>
    <w:rsid w:val="008D1674"/>
    <w:rsid w:val="008D1BC3"/>
    <w:rsid w:val="008D1D62"/>
    <w:rsid w:val="008D2A16"/>
    <w:rsid w:val="008D3800"/>
    <w:rsid w:val="008D3E11"/>
    <w:rsid w:val="008D3F3A"/>
    <w:rsid w:val="008D4691"/>
    <w:rsid w:val="008D5175"/>
    <w:rsid w:val="008D5330"/>
    <w:rsid w:val="008D5A45"/>
    <w:rsid w:val="008D6AD7"/>
    <w:rsid w:val="008D6CBA"/>
    <w:rsid w:val="008D6EFF"/>
    <w:rsid w:val="008D7133"/>
    <w:rsid w:val="008D7F76"/>
    <w:rsid w:val="008E0744"/>
    <w:rsid w:val="008E1379"/>
    <w:rsid w:val="008E1A8A"/>
    <w:rsid w:val="008E1B57"/>
    <w:rsid w:val="008E2186"/>
    <w:rsid w:val="008E2B72"/>
    <w:rsid w:val="008E3503"/>
    <w:rsid w:val="008E3F0E"/>
    <w:rsid w:val="008E4817"/>
    <w:rsid w:val="008E4FC6"/>
    <w:rsid w:val="008E59AB"/>
    <w:rsid w:val="008E5F43"/>
    <w:rsid w:val="008E644E"/>
    <w:rsid w:val="008E712F"/>
    <w:rsid w:val="008E7F48"/>
    <w:rsid w:val="008F003F"/>
    <w:rsid w:val="008F0D1C"/>
    <w:rsid w:val="008F10A1"/>
    <w:rsid w:val="008F1AA5"/>
    <w:rsid w:val="008F2805"/>
    <w:rsid w:val="008F2B9E"/>
    <w:rsid w:val="008F2BC4"/>
    <w:rsid w:val="008F3D57"/>
    <w:rsid w:val="008F4999"/>
    <w:rsid w:val="008F4FB6"/>
    <w:rsid w:val="008F60B3"/>
    <w:rsid w:val="008F663D"/>
    <w:rsid w:val="008F6A0E"/>
    <w:rsid w:val="008F6BEB"/>
    <w:rsid w:val="008F714E"/>
    <w:rsid w:val="008F7573"/>
    <w:rsid w:val="008F7B66"/>
    <w:rsid w:val="009000E1"/>
    <w:rsid w:val="009001AA"/>
    <w:rsid w:val="00901017"/>
    <w:rsid w:val="00901E7C"/>
    <w:rsid w:val="00903A13"/>
    <w:rsid w:val="00903A6F"/>
    <w:rsid w:val="00904BD4"/>
    <w:rsid w:val="00904F51"/>
    <w:rsid w:val="009051AA"/>
    <w:rsid w:val="009055B6"/>
    <w:rsid w:val="00906455"/>
    <w:rsid w:val="00906EA8"/>
    <w:rsid w:val="00907D01"/>
    <w:rsid w:val="009114B6"/>
    <w:rsid w:val="00911541"/>
    <w:rsid w:val="009122F6"/>
    <w:rsid w:val="00914ADF"/>
    <w:rsid w:val="0091539D"/>
    <w:rsid w:val="00915479"/>
    <w:rsid w:val="0091620A"/>
    <w:rsid w:val="00916424"/>
    <w:rsid w:val="009165FF"/>
    <w:rsid w:val="0091669C"/>
    <w:rsid w:val="00917266"/>
    <w:rsid w:val="00917C2C"/>
    <w:rsid w:val="00920246"/>
    <w:rsid w:val="009206B6"/>
    <w:rsid w:val="0092283D"/>
    <w:rsid w:val="0092303F"/>
    <w:rsid w:val="00924267"/>
    <w:rsid w:val="0092437D"/>
    <w:rsid w:val="00925BD8"/>
    <w:rsid w:val="00925F64"/>
    <w:rsid w:val="00927149"/>
    <w:rsid w:val="0092729B"/>
    <w:rsid w:val="00927575"/>
    <w:rsid w:val="00927785"/>
    <w:rsid w:val="0092788F"/>
    <w:rsid w:val="00927B36"/>
    <w:rsid w:val="009308F1"/>
    <w:rsid w:val="00930E7F"/>
    <w:rsid w:val="009310D4"/>
    <w:rsid w:val="00931388"/>
    <w:rsid w:val="00932161"/>
    <w:rsid w:val="00933312"/>
    <w:rsid w:val="0093398E"/>
    <w:rsid w:val="00933E44"/>
    <w:rsid w:val="0093479D"/>
    <w:rsid w:val="0093484F"/>
    <w:rsid w:val="009348C2"/>
    <w:rsid w:val="0093519D"/>
    <w:rsid w:val="009354A8"/>
    <w:rsid w:val="00937C06"/>
    <w:rsid w:val="009423ED"/>
    <w:rsid w:val="00942B1C"/>
    <w:rsid w:val="00943DB4"/>
    <w:rsid w:val="009443DD"/>
    <w:rsid w:val="009448DC"/>
    <w:rsid w:val="00944A56"/>
    <w:rsid w:val="00945C97"/>
    <w:rsid w:val="0094700C"/>
    <w:rsid w:val="00947B74"/>
    <w:rsid w:val="00947FC9"/>
    <w:rsid w:val="0095007A"/>
    <w:rsid w:val="00950128"/>
    <w:rsid w:val="00950257"/>
    <w:rsid w:val="00950845"/>
    <w:rsid w:val="00950D43"/>
    <w:rsid w:val="00951A48"/>
    <w:rsid w:val="009534E6"/>
    <w:rsid w:val="00954362"/>
    <w:rsid w:val="00954573"/>
    <w:rsid w:val="009550FC"/>
    <w:rsid w:val="00956A6B"/>
    <w:rsid w:val="00956D86"/>
    <w:rsid w:val="009571C7"/>
    <w:rsid w:val="009572EB"/>
    <w:rsid w:val="0095769E"/>
    <w:rsid w:val="00957799"/>
    <w:rsid w:val="00961B41"/>
    <w:rsid w:val="009627D9"/>
    <w:rsid w:val="00962B9B"/>
    <w:rsid w:val="00962C2A"/>
    <w:rsid w:val="00963134"/>
    <w:rsid w:val="0096366D"/>
    <w:rsid w:val="009639E7"/>
    <w:rsid w:val="00963B72"/>
    <w:rsid w:val="00963D52"/>
    <w:rsid w:val="009656E6"/>
    <w:rsid w:val="00966645"/>
    <w:rsid w:val="009666D1"/>
    <w:rsid w:val="00966D73"/>
    <w:rsid w:val="00966E97"/>
    <w:rsid w:val="0096704E"/>
    <w:rsid w:val="00970280"/>
    <w:rsid w:val="0097061C"/>
    <w:rsid w:val="0097062E"/>
    <w:rsid w:val="00971DE2"/>
    <w:rsid w:val="00973431"/>
    <w:rsid w:val="009734F2"/>
    <w:rsid w:val="00973681"/>
    <w:rsid w:val="00973946"/>
    <w:rsid w:val="009739D4"/>
    <w:rsid w:val="00974403"/>
    <w:rsid w:val="00974F8E"/>
    <w:rsid w:val="00975F22"/>
    <w:rsid w:val="009761A6"/>
    <w:rsid w:val="009765D9"/>
    <w:rsid w:val="0097668D"/>
    <w:rsid w:val="0097682F"/>
    <w:rsid w:val="00976B9A"/>
    <w:rsid w:val="0098085A"/>
    <w:rsid w:val="009808A0"/>
    <w:rsid w:val="00981F21"/>
    <w:rsid w:val="0098236F"/>
    <w:rsid w:val="00982535"/>
    <w:rsid w:val="009829E9"/>
    <w:rsid w:val="0098320F"/>
    <w:rsid w:val="00983DBE"/>
    <w:rsid w:val="00987FC6"/>
    <w:rsid w:val="009903E8"/>
    <w:rsid w:val="009904F0"/>
    <w:rsid w:val="009911AB"/>
    <w:rsid w:val="009917CB"/>
    <w:rsid w:val="00991976"/>
    <w:rsid w:val="009919D4"/>
    <w:rsid w:val="00991CD6"/>
    <w:rsid w:val="00991E43"/>
    <w:rsid w:val="009926B3"/>
    <w:rsid w:val="00992726"/>
    <w:rsid w:val="00992988"/>
    <w:rsid w:val="009933A8"/>
    <w:rsid w:val="0099387A"/>
    <w:rsid w:val="009939AE"/>
    <w:rsid w:val="00993D72"/>
    <w:rsid w:val="00993EFD"/>
    <w:rsid w:val="0099419B"/>
    <w:rsid w:val="0099425B"/>
    <w:rsid w:val="009946D0"/>
    <w:rsid w:val="0099486E"/>
    <w:rsid w:val="00995EB8"/>
    <w:rsid w:val="0099606E"/>
    <w:rsid w:val="00996242"/>
    <w:rsid w:val="00996CB2"/>
    <w:rsid w:val="00997FFB"/>
    <w:rsid w:val="009A09D0"/>
    <w:rsid w:val="009A0F0F"/>
    <w:rsid w:val="009A0F4F"/>
    <w:rsid w:val="009A1EB8"/>
    <w:rsid w:val="009A1FD3"/>
    <w:rsid w:val="009A270F"/>
    <w:rsid w:val="009A369B"/>
    <w:rsid w:val="009A4A8B"/>
    <w:rsid w:val="009A7313"/>
    <w:rsid w:val="009A7B8D"/>
    <w:rsid w:val="009A7DC1"/>
    <w:rsid w:val="009B0016"/>
    <w:rsid w:val="009B0D07"/>
    <w:rsid w:val="009B146A"/>
    <w:rsid w:val="009B206F"/>
    <w:rsid w:val="009B3692"/>
    <w:rsid w:val="009B37A6"/>
    <w:rsid w:val="009B4705"/>
    <w:rsid w:val="009B4F33"/>
    <w:rsid w:val="009B55A9"/>
    <w:rsid w:val="009B5B43"/>
    <w:rsid w:val="009B5B7A"/>
    <w:rsid w:val="009B5C03"/>
    <w:rsid w:val="009B6EC9"/>
    <w:rsid w:val="009B782D"/>
    <w:rsid w:val="009B7E50"/>
    <w:rsid w:val="009C0723"/>
    <w:rsid w:val="009C15A3"/>
    <w:rsid w:val="009C1C8A"/>
    <w:rsid w:val="009C22D7"/>
    <w:rsid w:val="009C2C5C"/>
    <w:rsid w:val="009C2E7C"/>
    <w:rsid w:val="009C437F"/>
    <w:rsid w:val="009C4503"/>
    <w:rsid w:val="009C49FE"/>
    <w:rsid w:val="009C4ABE"/>
    <w:rsid w:val="009C6195"/>
    <w:rsid w:val="009C6A55"/>
    <w:rsid w:val="009C6EF8"/>
    <w:rsid w:val="009C7D10"/>
    <w:rsid w:val="009D0BCB"/>
    <w:rsid w:val="009D0DEC"/>
    <w:rsid w:val="009D2600"/>
    <w:rsid w:val="009D265D"/>
    <w:rsid w:val="009D3AE4"/>
    <w:rsid w:val="009D4B8A"/>
    <w:rsid w:val="009D5730"/>
    <w:rsid w:val="009D5770"/>
    <w:rsid w:val="009D5B32"/>
    <w:rsid w:val="009D634A"/>
    <w:rsid w:val="009D7B7D"/>
    <w:rsid w:val="009E0D8A"/>
    <w:rsid w:val="009E15B1"/>
    <w:rsid w:val="009E15B9"/>
    <w:rsid w:val="009E191C"/>
    <w:rsid w:val="009E2EE0"/>
    <w:rsid w:val="009E30C9"/>
    <w:rsid w:val="009E341F"/>
    <w:rsid w:val="009E3944"/>
    <w:rsid w:val="009E3AEC"/>
    <w:rsid w:val="009E3BC5"/>
    <w:rsid w:val="009E3C35"/>
    <w:rsid w:val="009E41F7"/>
    <w:rsid w:val="009E4A6D"/>
    <w:rsid w:val="009E546D"/>
    <w:rsid w:val="009E5A0E"/>
    <w:rsid w:val="009E5C6B"/>
    <w:rsid w:val="009E5F0A"/>
    <w:rsid w:val="009E7D20"/>
    <w:rsid w:val="009F0AAD"/>
    <w:rsid w:val="009F0F79"/>
    <w:rsid w:val="009F2086"/>
    <w:rsid w:val="009F2122"/>
    <w:rsid w:val="009F2B93"/>
    <w:rsid w:val="009F4265"/>
    <w:rsid w:val="009F53E4"/>
    <w:rsid w:val="009F5C66"/>
    <w:rsid w:val="009F68BB"/>
    <w:rsid w:val="009F6978"/>
    <w:rsid w:val="009F7804"/>
    <w:rsid w:val="00A00285"/>
    <w:rsid w:val="00A0038B"/>
    <w:rsid w:val="00A00B78"/>
    <w:rsid w:val="00A028FE"/>
    <w:rsid w:val="00A02CC1"/>
    <w:rsid w:val="00A031E0"/>
    <w:rsid w:val="00A03DB7"/>
    <w:rsid w:val="00A04634"/>
    <w:rsid w:val="00A055C1"/>
    <w:rsid w:val="00A05F50"/>
    <w:rsid w:val="00A06731"/>
    <w:rsid w:val="00A107E9"/>
    <w:rsid w:val="00A12EDF"/>
    <w:rsid w:val="00A13102"/>
    <w:rsid w:val="00A13765"/>
    <w:rsid w:val="00A138EE"/>
    <w:rsid w:val="00A140C0"/>
    <w:rsid w:val="00A149C4"/>
    <w:rsid w:val="00A150BB"/>
    <w:rsid w:val="00A15D78"/>
    <w:rsid w:val="00A15DEC"/>
    <w:rsid w:val="00A1703B"/>
    <w:rsid w:val="00A20C40"/>
    <w:rsid w:val="00A20E9C"/>
    <w:rsid w:val="00A2118C"/>
    <w:rsid w:val="00A2189D"/>
    <w:rsid w:val="00A22575"/>
    <w:rsid w:val="00A235C7"/>
    <w:rsid w:val="00A236CC"/>
    <w:rsid w:val="00A237C2"/>
    <w:rsid w:val="00A239E8"/>
    <w:rsid w:val="00A24B85"/>
    <w:rsid w:val="00A24FFC"/>
    <w:rsid w:val="00A25015"/>
    <w:rsid w:val="00A2710D"/>
    <w:rsid w:val="00A30B3D"/>
    <w:rsid w:val="00A30BEA"/>
    <w:rsid w:val="00A30EBA"/>
    <w:rsid w:val="00A30FFC"/>
    <w:rsid w:val="00A31E0C"/>
    <w:rsid w:val="00A32919"/>
    <w:rsid w:val="00A329D1"/>
    <w:rsid w:val="00A32D9D"/>
    <w:rsid w:val="00A32F56"/>
    <w:rsid w:val="00A33293"/>
    <w:rsid w:val="00A33C37"/>
    <w:rsid w:val="00A33F52"/>
    <w:rsid w:val="00A345B1"/>
    <w:rsid w:val="00A34BCB"/>
    <w:rsid w:val="00A35F16"/>
    <w:rsid w:val="00A35F74"/>
    <w:rsid w:val="00A36204"/>
    <w:rsid w:val="00A36959"/>
    <w:rsid w:val="00A36CB4"/>
    <w:rsid w:val="00A36CCF"/>
    <w:rsid w:val="00A36CDA"/>
    <w:rsid w:val="00A37C73"/>
    <w:rsid w:val="00A40390"/>
    <w:rsid w:val="00A403FB"/>
    <w:rsid w:val="00A4049A"/>
    <w:rsid w:val="00A438FE"/>
    <w:rsid w:val="00A45015"/>
    <w:rsid w:val="00A45A5E"/>
    <w:rsid w:val="00A45B39"/>
    <w:rsid w:val="00A46D50"/>
    <w:rsid w:val="00A476A8"/>
    <w:rsid w:val="00A47DFD"/>
    <w:rsid w:val="00A5063D"/>
    <w:rsid w:val="00A506B5"/>
    <w:rsid w:val="00A51803"/>
    <w:rsid w:val="00A51ACE"/>
    <w:rsid w:val="00A52D2B"/>
    <w:rsid w:val="00A53119"/>
    <w:rsid w:val="00A532DF"/>
    <w:rsid w:val="00A53EFD"/>
    <w:rsid w:val="00A54A0F"/>
    <w:rsid w:val="00A5618D"/>
    <w:rsid w:val="00A5658E"/>
    <w:rsid w:val="00A57E58"/>
    <w:rsid w:val="00A60156"/>
    <w:rsid w:val="00A61617"/>
    <w:rsid w:val="00A626BB"/>
    <w:rsid w:val="00A63F31"/>
    <w:rsid w:val="00A6414E"/>
    <w:rsid w:val="00A649C6"/>
    <w:rsid w:val="00A64D1E"/>
    <w:rsid w:val="00A65392"/>
    <w:rsid w:val="00A6637D"/>
    <w:rsid w:val="00A6663C"/>
    <w:rsid w:val="00A66C72"/>
    <w:rsid w:val="00A6731B"/>
    <w:rsid w:val="00A67335"/>
    <w:rsid w:val="00A71255"/>
    <w:rsid w:val="00A71742"/>
    <w:rsid w:val="00A721A4"/>
    <w:rsid w:val="00A72E64"/>
    <w:rsid w:val="00A746C3"/>
    <w:rsid w:val="00A75824"/>
    <w:rsid w:val="00A75C2E"/>
    <w:rsid w:val="00A75F02"/>
    <w:rsid w:val="00A77048"/>
    <w:rsid w:val="00A771FF"/>
    <w:rsid w:val="00A7767B"/>
    <w:rsid w:val="00A8002F"/>
    <w:rsid w:val="00A80218"/>
    <w:rsid w:val="00A80DC3"/>
    <w:rsid w:val="00A80ECA"/>
    <w:rsid w:val="00A81D26"/>
    <w:rsid w:val="00A831E0"/>
    <w:rsid w:val="00A832B7"/>
    <w:rsid w:val="00A8348F"/>
    <w:rsid w:val="00A834FF"/>
    <w:rsid w:val="00A83907"/>
    <w:rsid w:val="00A83D0D"/>
    <w:rsid w:val="00A8405E"/>
    <w:rsid w:val="00A84238"/>
    <w:rsid w:val="00A84B41"/>
    <w:rsid w:val="00A84B8D"/>
    <w:rsid w:val="00A85BB8"/>
    <w:rsid w:val="00A861DA"/>
    <w:rsid w:val="00A910AF"/>
    <w:rsid w:val="00A919C7"/>
    <w:rsid w:val="00A91A00"/>
    <w:rsid w:val="00A93301"/>
    <w:rsid w:val="00A93D42"/>
    <w:rsid w:val="00A95054"/>
    <w:rsid w:val="00A951AE"/>
    <w:rsid w:val="00A95594"/>
    <w:rsid w:val="00A95AF5"/>
    <w:rsid w:val="00AA0046"/>
    <w:rsid w:val="00AA045F"/>
    <w:rsid w:val="00AA0749"/>
    <w:rsid w:val="00AA19A9"/>
    <w:rsid w:val="00AA1A48"/>
    <w:rsid w:val="00AA1EFD"/>
    <w:rsid w:val="00AA2A84"/>
    <w:rsid w:val="00AA2E93"/>
    <w:rsid w:val="00AA3A87"/>
    <w:rsid w:val="00AA5B5B"/>
    <w:rsid w:val="00AA5F86"/>
    <w:rsid w:val="00AA68DD"/>
    <w:rsid w:val="00AB024A"/>
    <w:rsid w:val="00AB18BB"/>
    <w:rsid w:val="00AB286C"/>
    <w:rsid w:val="00AB2EB0"/>
    <w:rsid w:val="00AB3994"/>
    <w:rsid w:val="00AB44A7"/>
    <w:rsid w:val="00AB44C6"/>
    <w:rsid w:val="00AB44E1"/>
    <w:rsid w:val="00AB6252"/>
    <w:rsid w:val="00AB636A"/>
    <w:rsid w:val="00AB6CF8"/>
    <w:rsid w:val="00AC04CF"/>
    <w:rsid w:val="00AC07A1"/>
    <w:rsid w:val="00AC151C"/>
    <w:rsid w:val="00AC1BFC"/>
    <w:rsid w:val="00AC338E"/>
    <w:rsid w:val="00AC464B"/>
    <w:rsid w:val="00AC4B0F"/>
    <w:rsid w:val="00AC4C8A"/>
    <w:rsid w:val="00AC5D4A"/>
    <w:rsid w:val="00AC6242"/>
    <w:rsid w:val="00AD05ED"/>
    <w:rsid w:val="00AD0657"/>
    <w:rsid w:val="00AD06AD"/>
    <w:rsid w:val="00AD17B2"/>
    <w:rsid w:val="00AD25CE"/>
    <w:rsid w:val="00AD270C"/>
    <w:rsid w:val="00AD2870"/>
    <w:rsid w:val="00AD3308"/>
    <w:rsid w:val="00AD3656"/>
    <w:rsid w:val="00AD40B5"/>
    <w:rsid w:val="00AD4902"/>
    <w:rsid w:val="00AD4C27"/>
    <w:rsid w:val="00AD55D6"/>
    <w:rsid w:val="00AD6666"/>
    <w:rsid w:val="00AE0EDA"/>
    <w:rsid w:val="00AE126E"/>
    <w:rsid w:val="00AE310B"/>
    <w:rsid w:val="00AE3C91"/>
    <w:rsid w:val="00AE4E65"/>
    <w:rsid w:val="00AE545D"/>
    <w:rsid w:val="00AE5607"/>
    <w:rsid w:val="00AE57CA"/>
    <w:rsid w:val="00AE57DB"/>
    <w:rsid w:val="00AE59A9"/>
    <w:rsid w:val="00AE63C2"/>
    <w:rsid w:val="00AE664B"/>
    <w:rsid w:val="00AE68FF"/>
    <w:rsid w:val="00AE7106"/>
    <w:rsid w:val="00AF19C5"/>
    <w:rsid w:val="00AF242F"/>
    <w:rsid w:val="00AF26B3"/>
    <w:rsid w:val="00AF4A79"/>
    <w:rsid w:val="00AF5156"/>
    <w:rsid w:val="00AF5BF8"/>
    <w:rsid w:val="00AF72BC"/>
    <w:rsid w:val="00B001F6"/>
    <w:rsid w:val="00B00613"/>
    <w:rsid w:val="00B01391"/>
    <w:rsid w:val="00B01760"/>
    <w:rsid w:val="00B01998"/>
    <w:rsid w:val="00B0282A"/>
    <w:rsid w:val="00B043E2"/>
    <w:rsid w:val="00B05068"/>
    <w:rsid w:val="00B051B9"/>
    <w:rsid w:val="00B074BD"/>
    <w:rsid w:val="00B0766E"/>
    <w:rsid w:val="00B07CC6"/>
    <w:rsid w:val="00B10EDA"/>
    <w:rsid w:val="00B11850"/>
    <w:rsid w:val="00B12763"/>
    <w:rsid w:val="00B140BD"/>
    <w:rsid w:val="00B14698"/>
    <w:rsid w:val="00B146F3"/>
    <w:rsid w:val="00B14C10"/>
    <w:rsid w:val="00B15B4D"/>
    <w:rsid w:val="00B15CB7"/>
    <w:rsid w:val="00B165F0"/>
    <w:rsid w:val="00B16CC5"/>
    <w:rsid w:val="00B209D2"/>
    <w:rsid w:val="00B20A68"/>
    <w:rsid w:val="00B20FF1"/>
    <w:rsid w:val="00B210AC"/>
    <w:rsid w:val="00B217DC"/>
    <w:rsid w:val="00B24160"/>
    <w:rsid w:val="00B250DF"/>
    <w:rsid w:val="00B25B0A"/>
    <w:rsid w:val="00B263A4"/>
    <w:rsid w:val="00B26532"/>
    <w:rsid w:val="00B26713"/>
    <w:rsid w:val="00B274D6"/>
    <w:rsid w:val="00B27668"/>
    <w:rsid w:val="00B30262"/>
    <w:rsid w:val="00B302AE"/>
    <w:rsid w:val="00B303CD"/>
    <w:rsid w:val="00B309D0"/>
    <w:rsid w:val="00B310E7"/>
    <w:rsid w:val="00B33929"/>
    <w:rsid w:val="00B34B72"/>
    <w:rsid w:val="00B34FCE"/>
    <w:rsid w:val="00B36826"/>
    <w:rsid w:val="00B3689F"/>
    <w:rsid w:val="00B36CC5"/>
    <w:rsid w:val="00B373DE"/>
    <w:rsid w:val="00B37A4D"/>
    <w:rsid w:val="00B37D14"/>
    <w:rsid w:val="00B401A9"/>
    <w:rsid w:val="00B40AC4"/>
    <w:rsid w:val="00B40E6B"/>
    <w:rsid w:val="00B41429"/>
    <w:rsid w:val="00B417E6"/>
    <w:rsid w:val="00B41A04"/>
    <w:rsid w:val="00B41C35"/>
    <w:rsid w:val="00B41D71"/>
    <w:rsid w:val="00B432B3"/>
    <w:rsid w:val="00B4473C"/>
    <w:rsid w:val="00B44B94"/>
    <w:rsid w:val="00B45168"/>
    <w:rsid w:val="00B45197"/>
    <w:rsid w:val="00B45E05"/>
    <w:rsid w:val="00B467D8"/>
    <w:rsid w:val="00B46F2A"/>
    <w:rsid w:val="00B51214"/>
    <w:rsid w:val="00B516A7"/>
    <w:rsid w:val="00B519D5"/>
    <w:rsid w:val="00B51E31"/>
    <w:rsid w:val="00B52384"/>
    <w:rsid w:val="00B544A3"/>
    <w:rsid w:val="00B55A53"/>
    <w:rsid w:val="00B55E00"/>
    <w:rsid w:val="00B57AFF"/>
    <w:rsid w:val="00B57C30"/>
    <w:rsid w:val="00B57CB8"/>
    <w:rsid w:val="00B608C1"/>
    <w:rsid w:val="00B60D57"/>
    <w:rsid w:val="00B611E7"/>
    <w:rsid w:val="00B6150C"/>
    <w:rsid w:val="00B6159E"/>
    <w:rsid w:val="00B61B69"/>
    <w:rsid w:val="00B61C04"/>
    <w:rsid w:val="00B631C1"/>
    <w:rsid w:val="00B63A38"/>
    <w:rsid w:val="00B6409F"/>
    <w:rsid w:val="00B65134"/>
    <w:rsid w:val="00B653D7"/>
    <w:rsid w:val="00B65865"/>
    <w:rsid w:val="00B6799B"/>
    <w:rsid w:val="00B67E72"/>
    <w:rsid w:val="00B72832"/>
    <w:rsid w:val="00B734C1"/>
    <w:rsid w:val="00B73FAC"/>
    <w:rsid w:val="00B744A2"/>
    <w:rsid w:val="00B7569D"/>
    <w:rsid w:val="00B7608D"/>
    <w:rsid w:val="00B769BE"/>
    <w:rsid w:val="00B7778D"/>
    <w:rsid w:val="00B805DF"/>
    <w:rsid w:val="00B80878"/>
    <w:rsid w:val="00B81CE0"/>
    <w:rsid w:val="00B81EAB"/>
    <w:rsid w:val="00B8253D"/>
    <w:rsid w:val="00B82784"/>
    <w:rsid w:val="00B837B7"/>
    <w:rsid w:val="00B84291"/>
    <w:rsid w:val="00B8507E"/>
    <w:rsid w:val="00B85FF8"/>
    <w:rsid w:val="00B8655A"/>
    <w:rsid w:val="00B87921"/>
    <w:rsid w:val="00B87BBA"/>
    <w:rsid w:val="00B902F1"/>
    <w:rsid w:val="00B90AF6"/>
    <w:rsid w:val="00B90B81"/>
    <w:rsid w:val="00B90D15"/>
    <w:rsid w:val="00B917C4"/>
    <w:rsid w:val="00B917F9"/>
    <w:rsid w:val="00B91ED1"/>
    <w:rsid w:val="00B93EA8"/>
    <w:rsid w:val="00B93FC9"/>
    <w:rsid w:val="00B94815"/>
    <w:rsid w:val="00B94B1A"/>
    <w:rsid w:val="00B9662A"/>
    <w:rsid w:val="00B9761A"/>
    <w:rsid w:val="00B97AAF"/>
    <w:rsid w:val="00B97B74"/>
    <w:rsid w:val="00BA00D6"/>
    <w:rsid w:val="00BA054D"/>
    <w:rsid w:val="00BA0C22"/>
    <w:rsid w:val="00BA185F"/>
    <w:rsid w:val="00BA1C04"/>
    <w:rsid w:val="00BA1EBF"/>
    <w:rsid w:val="00BA252A"/>
    <w:rsid w:val="00BA3D54"/>
    <w:rsid w:val="00BA44B9"/>
    <w:rsid w:val="00BA4622"/>
    <w:rsid w:val="00BA5AB7"/>
    <w:rsid w:val="00BA79BB"/>
    <w:rsid w:val="00BA7B0B"/>
    <w:rsid w:val="00BB0347"/>
    <w:rsid w:val="00BB0913"/>
    <w:rsid w:val="00BB0FFB"/>
    <w:rsid w:val="00BB1808"/>
    <w:rsid w:val="00BB1C8D"/>
    <w:rsid w:val="00BB25A9"/>
    <w:rsid w:val="00BB2D43"/>
    <w:rsid w:val="00BB41FE"/>
    <w:rsid w:val="00BB5B64"/>
    <w:rsid w:val="00BB5DB2"/>
    <w:rsid w:val="00BB60C6"/>
    <w:rsid w:val="00BB6D24"/>
    <w:rsid w:val="00BB725D"/>
    <w:rsid w:val="00BB7EC2"/>
    <w:rsid w:val="00BB7F22"/>
    <w:rsid w:val="00BC0728"/>
    <w:rsid w:val="00BC142B"/>
    <w:rsid w:val="00BC3E97"/>
    <w:rsid w:val="00BC4A28"/>
    <w:rsid w:val="00BC4ADD"/>
    <w:rsid w:val="00BC54CF"/>
    <w:rsid w:val="00BC6561"/>
    <w:rsid w:val="00BC7326"/>
    <w:rsid w:val="00BC7565"/>
    <w:rsid w:val="00BC7DC6"/>
    <w:rsid w:val="00BD07DD"/>
    <w:rsid w:val="00BD21B9"/>
    <w:rsid w:val="00BD3AC6"/>
    <w:rsid w:val="00BD4F66"/>
    <w:rsid w:val="00BD4F75"/>
    <w:rsid w:val="00BD59B8"/>
    <w:rsid w:val="00BD59D1"/>
    <w:rsid w:val="00BD5B91"/>
    <w:rsid w:val="00BD61F0"/>
    <w:rsid w:val="00BD6355"/>
    <w:rsid w:val="00BD68FF"/>
    <w:rsid w:val="00BD6B8B"/>
    <w:rsid w:val="00BD77E5"/>
    <w:rsid w:val="00BD7D90"/>
    <w:rsid w:val="00BE0454"/>
    <w:rsid w:val="00BE19F3"/>
    <w:rsid w:val="00BE1DEC"/>
    <w:rsid w:val="00BE1F04"/>
    <w:rsid w:val="00BE2355"/>
    <w:rsid w:val="00BE248E"/>
    <w:rsid w:val="00BE2680"/>
    <w:rsid w:val="00BE29ED"/>
    <w:rsid w:val="00BE3489"/>
    <w:rsid w:val="00BE36AE"/>
    <w:rsid w:val="00BE4747"/>
    <w:rsid w:val="00BE5811"/>
    <w:rsid w:val="00BE5826"/>
    <w:rsid w:val="00BE61C4"/>
    <w:rsid w:val="00BE62A1"/>
    <w:rsid w:val="00BE65A9"/>
    <w:rsid w:val="00BF0A3B"/>
    <w:rsid w:val="00BF0E44"/>
    <w:rsid w:val="00BF0F95"/>
    <w:rsid w:val="00BF13C4"/>
    <w:rsid w:val="00BF17B8"/>
    <w:rsid w:val="00BF1F20"/>
    <w:rsid w:val="00BF2169"/>
    <w:rsid w:val="00BF271E"/>
    <w:rsid w:val="00BF2D8F"/>
    <w:rsid w:val="00BF3160"/>
    <w:rsid w:val="00BF450E"/>
    <w:rsid w:val="00BF52D5"/>
    <w:rsid w:val="00BF57B5"/>
    <w:rsid w:val="00BF5DD5"/>
    <w:rsid w:val="00BF6243"/>
    <w:rsid w:val="00BF6319"/>
    <w:rsid w:val="00BF66A7"/>
    <w:rsid w:val="00BF7858"/>
    <w:rsid w:val="00BF7F86"/>
    <w:rsid w:val="00C001FF"/>
    <w:rsid w:val="00C0112E"/>
    <w:rsid w:val="00C01293"/>
    <w:rsid w:val="00C019EB"/>
    <w:rsid w:val="00C01C4C"/>
    <w:rsid w:val="00C02F19"/>
    <w:rsid w:val="00C030FC"/>
    <w:rsid w:val="00C03558"/>
    <w:rsid w:val="00C042ED"/>
    <w:rsid w:val="00C04FAC"/>
    <w:rsid w:val="00C05D6C"/>
    <w:rsid w:val="00C106A3"/>
    <w:rsid w:val="00C11F4B"/>
    <w:rsid w:val="00C12316"/>
    <w:rsid w:val="00C130B0"/>
    <w:rsid w:val="00C14077"/>
    <w:rsid w:val="00C144EE"/>
    <w:rsid w:val="00C14958"/>
    <w:rsid w:val="00C16154"/>
    <w:rsid w:val="00C165FE"/>
    <w:rsid w:val="00C20208"/>
    <w:rsid w:val="00C20619"/>
    <w:rsid w:val="00C20790"/>
    <w:rsid w:val="00C208AE"/>
    <w:rsid w:val="00C21A4C"/>
    <w:rsid w:val="00C232A7"/>
    <w:rsid w:val="00C232B4"/>
    <w:rsid w:val="00C23BDC"/>
    <w:rsid w:val="00C24388"/>
    <w:rsid w:val="00C254EA"/>
    <w:rsid w:val="00C2591D"/>
    <w:rsid w:val="00C25A4D"/>
    <w:rsid w:val="00C261B9"/>
    <w:rsid w:val="00C263DB"/>
    <w:rsid w:val="00C267B6"/>
    <w:rsid w:val="00C26ACA"/>
    <w:rsid w:val="00C26E5D"/>
    <w:rsid w:val="00C27263"/>
    <w:rsid w:val="00C30569"/>
    <w:rsid w:val="00C306E9"/>
    <w:rsid w:val="00C31280"/>
    <w:rsid w:val="00C31CDE"/>
    <w:rsid w:val="00C329BB"/>
    <w:rsid w:val="00C33ABC"/>
    <w:rsid w:val="00C34CFB"/>
    <w:rsid w:val="00C35662"/>
    <w:rsid w:val="00C363FC"/>
    <w:rsid w:val="00C364ED"/>
    <w:rsid w:val="00C36BD1"/>
    <w:rsid w:val="00C3717D"/>
    <w:rsid w:val="00C3764F"/>
    <w:rsid w:val="00C377C0"/>
    <w:rsid w:val="00C40A66"/>
    <w:rsid w:val="00C40BDF"/>
    <w:rsid w:val="00C41232"/>
    <w:rsid w:val="00C416CA"/>
    <w:rsid w:val="00C4197A"/>
    <w:rsid w:val="00C41A0B"/>
    <w:rsid w:val="00C41FDD"/>
    <w:rsid w:val="00C4247C"/>
    <w:rsid w:val="00C4384A"/>
    <w:rsid w:val="00C438DD"/>
    <w:rsid w:val="00C43A0F"/>
    <w:rsid w:val="00C445DE"/>
    <w:rsid w:val="00C46F0C"/>
    <w:rsid w:val="00C46F8C"/>
    <w:rsid w:val="00C472DE"/>
    <w:rsid w:val="00C47872"/>
    <w:rsid w:val="00C503A7"/>
    <w:rsid w:val="00C508C3"/>
    <w:rsid w:val="00C520D4"/>
    <w:rsid w:val="00C52DB4"/>
    <w:rsid w:val="00C5345E"/>
    <w:rsid w:val="00C53B5F"/>
    <w:rsid w:val="00C540B2"/>
    <w:rsid w:val="00C542B9"/>
    <w:rsid w:val="00C54A00"/>
    <w:rsid w:val="00C54A39"/>
    <w:rsid w:val="00C54FD3"/>
    <w:rsid w:val="00C56173"/>
    <w:rsid w:val="00C57353"/>
    <w:rsid w:val="00C602D5"/>
    <w:rsid w:val="00C60616"/>
    <w:rsid w:val="00C6066C"/>
    <w:rsid w:val="00C60E41"/>
    <w:rsid w:val="00C61717"/>
    <w:rsid w:val="00C6173D"/>
    <w:rsid w:val="00C62552"/>
    <w:rsid w:val="00C627DE"/>
    <w:rsid w:val="00C63050"/>
    <w:rsid w:val="00C63063"/>
    <w:rsid w:val="00C6314B"/>
    <w:rsid w:val="00C63445"/>
    <w:rsid w:val="00C63B43"/>
    <w:rsid w:val="00C64176"/>
    <w:rsid w:val="00C65252"/>
    <w:rsid w:val="00C6614A"/>
    <w:rsid w:val="00C666F6"/>
    <w:rsid w:val="00C67E93"/>
    <w:rsid w:val="00C7004C"/>
    <w:rsid w:val="00C7140F"/>
    <w:rsid w:val="00C7265A"/>
    <w:rsid w:val="00C74225"/>
    <w:rsid w:val="00C75A95"/>
    <w:rsid w:val="00C77CB9"/>
    <w:rsid w:val="00C801E0"/>
    <w:rsid w:val="00C80E55"/>
    <w:rsid w:val="00C825FE"/>
    <w:rsid w:val="00C82E2A"/>
    <w:rsid w:val="00C8338F"/>
    <w:rsid w:val="00C83A17"/>
    <w:rsid w:val="00C844E4"/>
    <w:rsid w:val="00C8602E"/>
    <w:rsid w:val="00C86958"/>
    <w:rsid w:val="00C87D78"/>
    <w:rsid w:val="00C911E3"/>
    <w:rsid w:val="00C91537"/>
    <w:rsid w:val="00C9191F"/>
    <w:rsid w:val="00C9221F"/>
    <w:rsid w:val="00C94B0C"/>
    <w:rsid w:val="00C94BE5"/>
    <w:rsid w:val="00C94DF5"/>
    <w:rsid w:val="00C9764B"/>
    <w:rsid w:val="00CA21CF"/>
    <w:rsid w:val="00CA37DF"/>
    <w:rsid w:val="00CA3CD1"/>
    <w:rsid w:val="00CA3EC1"/>
    <w:rsid w:val="00CA4450"/>
    <w:rsid w:val="00CA4884"/>
    <w:rsid w:val="00CA504F"/>
    <w:rsid w:val="00CA5692"/>
    <w:rsid w:val="00CA5A91"/>
    <w:rsid w:val="00CA6956"/>
    <w:rsid w:val="00CA7CF3"/>
    <w:rsid w:val="00CB1566"/>
    <w:rsid w:val="00CB251B"/>
    <w:rsid w:val="00CB385F"/>
    <w:rsid w:val="00CB39BC"/>
    <w:rsid w:val="00CB3A1C"/>
    <w:rsid w:val="00CB3B05"/>
    <w:rsid w:val="00CB40FC"/>
    <w:rsid w:val="00CB45F7"/>
    <w:rsid w:val="00CB47E3"/>
    <w:rsid w:val="00CB4D0B"/>
    <w:rsid w:val="00CB5887"/>
    <w:rsid w:val="00CB5D9C"/>
    <w:rsid w:val="00CB62C3"/>
    <w:rsid w:val="00CB6568"/>
    <w:rsid w:val="00CB6712"/>
    <w:rsid w:val="00CB6E9F"/>
    <w:rsid w:val="00CC0F17"/>
    <w:rsid w:val="00CC10B4"/>
    <w:rsid w:val="00CC1EBE"/>
    <w:rsid w:val="00CC3550"/>
    <w:rsid w:val="00CC5122"/>
    <w:rsid w:val="00CC5C72"/>
    <w:rsid w:val="00CC69B6"/>
    <w:rsid w:val="00CD00A5"/>
    <w:rsid w:val="00CD0AFE"/>
    <w:rsid w:val="00CD11DE"/>
    <w:rsid w:val="00CD1692"/>
    <w:rsid w:val="00CD1CBE"/>
    <w:rsid w:val="00CD1FE2"/>
    <w:rsid w:val="00CD36B5"/>
    <w:rsid w:val="00CD3A1B"/>
    <w:rsid w:val="00CD5DF9"/>
    <w:rsid w:val="00CD6194"/>
    <w:rsid w:val="00CD6365"/>
    <w:rsid w:val="00CD636F"/>
    <w:rsid w:val="00CD7591"/>
    <w:rsid w:val="00CD7857"/>
    <w:rsid w:val="00CD786F"/>
    <w:rsid w:val="00CD7F42"/>
    <w:rsid w:val="00CE1C9A"/>
    <w:rsid w:val="00CE24C0"/>
    <w:rsid w:val="00CE3050"/>
    <w:rsid w:val="00CE31CB"/>
    <w:rsid w:val="00CE3B23"/>
    <w:rsid w:val="00CE40DB"/>
    <w:rsid w:val="00CE4A3C"/>
    <w:rsid w:val="00CE5E45"/>
    <w:rsid w:val="00CE6AF0"/>
    <w:rsid w:val="00CE6B4A"/>
    <w:rsid w:val="00CE6FA3"/>
    <w:rsid w:val="00CE70B9"/>
    <w:rsid w:val="00CE72B4"/>
    <w:rsid w:val="00CE7450"/>
    <w:rsid w:val="00CF04BE"/>
    <w:rsid w:val="00CF1F59"/>
    <w:rsid w:val="00CF3745"/>
    <w:rsid w:val="00CF3892"/>
    <w:rsid w:val="00CF4025"/>
    <w:rsid w:val="00CF55CC"/>
    <w:rsid w:val="00CF579B"/>
    <w:rsid w:val="00CF60F3"/>
    <w:rsid w:val="00CF628C"/>
    <w:rsid w:val="00CF7474"/>
    <w:rsid w:val="00CF7BBE"/>
    <w:rsid w:val="00D005DD"/>
    <w:rsid w:val="00D00904"/>
    <w:rsid w:val="00D00E19"/>
    <w:rsid w:val="00D0196A"/>
    <w:rsid w:val="00D0361F"/>
    <w:rsid w:val="00D04621"/>
    <w:rsid w:val="00D05057"/>
    <w:rsid w:val="00D05E11"/>
    <w:rsid w:val="00D064CF"/>
    <w:rsid w:val="00D06B70"/>
    <w:rsid w:val="00D07133"/>
    <w:rsid w:val="00D07B38"/>
    <w:rsid w:val="00D07DE2"/>
    <w:rsid w:val="00D07FF4"/>
    <w:rsid w:val="00D1040C"/>
    <w:rsid w:val="00D108EA"/>
    <w:rsid w:val="00D1122C"/>
    <w:rsid w:val="00D114F0"/>
    <w:rsid w:val="00D11636"/>
    <w:rsid w:val="00D12BFB"/>
    <w:rsid w:val="00D12CE2"/>
    <w:rsid w:val="00D144B5"/>
    <w:rsid w:val="00D1520C"/>
    <w:rsid w:val="00D15E34"/>
    <w:rsid w:val="00D15F89"/>
    <w:rsid w:val="00D16043"/>
    <w:rsid w:val="00D162E7"/>
    <w:rsid w:val="00D1781A"/>
    <w:rsid w:val="00D17FB4"/>
    <w:rsid w:val="00D204DD"/>
    <w:rsid w:val="00D2369E"/>
    <w:rsid w:val="00D236ED"/>
    <w:rsid w:val="00D23861"/>
    <w:rsid w:val="00D24681"/>
    <w:rsid w:val="00D24D36"/>
    <w:rsid w:val="00D254C4"/>
    <w:rsid w:val="00D25B2D"/>
    <w:rsid w:val="00D26869"/>
    <w:rsid w:val="00D27075"/>
    <w:rsid w:val="00D27CAB"/>
    <w:rsid w:val="00D27EFB"/>
    <w:rsid w:val="00D30657"/>
    <w:rsid w:val="00D30CC4"/>
    <w:rsid w:val="00D3189F"/>
    <w:rsid w:val="00D325E1"/>
    <w:rsid w:val="00D342B0"/>
    <w:rsid w:val="00D34E0E"/>
    <w:rsid w:val="00D35459"/>
    <w:rsid w:val="00D355FA"/>
    <w:rsid w:val="00D35609"/>
    <w:rsid w:val="00D3665F"/>
    <w:rsid w:val="00D3681F"/>
    <w:rsid w:val="00D37B82"/>
    <w:rsid w:val="00D405D0"/>
    <w:rsid w:val="00D41B5F"/>
    <w:rsid w:val="00D41E74"/>
    <w:rsid w:val="00D4205F"/>
    <w:rsid w:val="00D427B1"/>
    <w:rsid w:val="00D43610"/>
    <w:rsid w:val="00D446E4"/>
    <w:rsid w:val="00D447AA"/>
    <w:rsid w:val="00D44A32"/>
    <w:rsid w:val="00D44D53"/>
    <w:rsid w:val="00D44FB0"/>
    <w:rsid w:val="00D4554E"/>
    <w:rsid w:val="00D45C40"/>
    <w:rsid w:val="00D46A68"/>
    <w:rsid w:val="00D47174"/>
    <w:rsid w:val="00D473E9"/>
    <w:rsid w:val="00D47631"/>
    <w:rsid w:val="00D47BB5"/>
    <w:rsid w:val="00D500DE"/>
    <w:rsid w:val="00D50826"/>
    <w:rsid w:val="00D52CD5"/>
    <w:rsid w:val="00D54249"/>
    <w:rsid w:val="00D544A9"/>
    <w:rsid w:val="00D5588F"/>
    <w:rsid w:val="00D55DAC"/>
    <w:rsid w:val="00D55EC8"/>
    <w:rsid w:val="00D56263"/>
    <w:rsid w:val="00D563AC"/>
    <w:rsid w:val="00D57323"/>
    <w:rsid w:val="00D60609"/>
    <w:rsid w:val="00D61652"/>
    <w:rsid w:val="00D61820"/>
    <w:rsid w:val="00D62C63"/>
    <w:rsid w:val="00D6308D"/>
    <w:rsid w:val="00D63CFA"/>
    <w:rsid w:val="00D66138"/>
    <w:rsid w:val="00D700F3"/>
    <w:rsid w:val="00D701CB"/>
    <w:rsid w:val="00D707CB"/>
    <w:rsid w:val="00D70EE1"/>
    <w:rsid w:val="00D723DA"/>
    <w:rsid w:val="00D72A6C"/>
    <w:rsid w:val="00D72E4E"/>
    <w:rsid w:val="00D745BC"/>
    <w:rsid w:val="00D746B0"/>
    <w:rsid w:val="00D75243"/>
    <w:rsid w:val="00D764A2"/>
    <w:rsid w:val="00D7676E"/>
    <w:rsid w:val="00D8009F"/>
    <w:rsid w:val="00D81C6E"/>
    <w:rsid w:val="00D8207B"/>
    <w:rsid w:val="00D82A03"/>
    <w:rsid w:val="00D82CE2"/>
    <w:rsid w:val="00D84508"/>
    <w:rsid w:val="00D8479A"/>
    <w:rsid w:val="00D8483B"/>
    <w:rsid w:val="00D85159"/>
    <w:rsid w:val="00D8525A"/>
    <w:rsid w:val="00D86ECC"/>
    <w:rsid w:val="00D879FD"/>
    <w:rsid w:val="00D87C4F"/>
    <w:rsid w:val="00D9004B"/>
    <w:rsid w:val="00D906B1"/>
    <w:rsid w:val="00D90765"/>
    <w:rsid w:val="00D918CE"/>
    <w:rsid w:val="00D934D9"/>
    <w:rsid w:val="00D939E3"/>
    <w:rsid w:val="00D94843"/>
    <w:rsid w:val="00D94DD7"/>
    <w:rsid w:val="00D950FE"/>
    <w:rsid w:val="00D960FA"/>
    <w:rsid w:val="00D96EAD"/>
    <w:rsid w:val="00D96F3D"/>
    <w:rsid w:val="00D976C7"/>
    <w:rsid w:val="00D97910"/>
    <w:rsid w:val="00DA007F"/>
    <w:rsid w:val="00DA0291"/>
    <w:rsid w:val="00DA0882"/>
    <w:rsid w:val="00DA0C63"/>
    <w:rsid w:val="00DA13D7"/>
    <w:rsid w:val="00DA1A0A"/>
    <w:rsid w:val="00DA1DCB"/>
    <w:rsid w:val="00DA1EA6"/>
    <w:rsid w:val="00DA1F61"/>
    <w:rsid w:val="00DA25DC"/>
    <w:rsid w:val="00DA2709"/>
    <w:rsid w:val="00DA2ABA"/>
    <w:rsid w:val="00DA2EFB"/>
    <w:rsid w:val="00DA3973"/>
    <w:rsid w:val="00DA3F53"/>
    <w:rsid w:val="00DA4AB8"/>
    <w:rsid w:val="00DA4B0B"/>
    <w:rsid w:val="00DA4C37"/>
    <w:rsid w:val="00DA5D89"/>
    <w:rsid w:val="00DA5E46"/>
    <w:rsid w:val="00DA633E"/>
    <w:rsid w:val="00DA6F42"/>
    <w:rsid w:val="00DB07C3"/>
    <w:rsid w:val="00DB0837"/>
    <w:rsid w:val="00DB0CFD"/>
    <w:rsid w:val="00DB170A"/>
    <w:rsid w:val="00DB208D"/>
    <w:rsid w:val="00DB21EE"/>
    <w:rsid w:val="00DB2DF6"/>
    <w:rsid w:val="00DB40F3"/>
    <w:rsid w:val="00DB5B32"/>
    <w:rsid w:val="00DB5BF7"/>
    <w:rsid w:val="00DB5C78"/>
    <w:rsid w:val="00DB7A64"/>
    <w:rsid w:val="00DB7B81"/>
    <w:rsid w:val="00DC0503"/>
    <w:rsid w:val="00DC0E99"/>
    <w:rsid w:val="00DC21F3"/>
    <w:rsid w:val="00DC2376"/>
    <w:rsid w:val="00DC277B"/>
    <w:rsid w:val="00DC289D"/>
    <w:rsid w:val="00DC2ABC"/>
    <w:rsid w:val="00DC32F6"/>
    <w:rsid w:val="00DC43E6"/>
    <w:rsid w:val="00DC478A"/>
    <w:rsid w:val="00DC4997"/>
    <w:rsid w:val="00DC5996"/>
    <w:rsid w:val="00DC7DAE"/>
    <w:rsid w:val="00DD1186"/>
    <w:rsid w:val="00DD1937"/>
    <w:rsid w:val="00DD1AE7"/>
    <w:rsid w:val="00DD1E64"/>
    <w:rsid w:val="00DD260F"/>
    <w:rsid w:val="00DD27A6"/>
    <w:rsid w:val="00DD2F0F"/>
    <w:rsid w:val="00DD30ED"/>
    <w:rsid w:val="00DD346C"/>
    <w:rsid w:val="00DD363D"/>
    <w:rsid w:val="00DD3D3B"/>
    <w:rsid w:val="00DD3E76"/>
    <w:rsid w:val="00DD43E3"/>
    <w:rsid w:val="00DD46F3"/>
    <w:rsid w:val="00DD4CCF"/>
    <w:rsid w:val="00DD56B4"/>
    <w:rsid w:val="00DD5989"/>
    <w:rsid w:val="00DD6395"/>
    <w:rsid w:val="00DD65A4"/>
    <w:rsid w:val="00DD6A7C"/>
    <w:rsid w:val="00DD747D"/>
    <w:rsid w:val="00DD75CA"/>
    <w:rsid w:val="00DD7E53"/>
    <w:rsid w:val="00DE0E78"/>
    <w:rsid w:val="00DE245E"/>
    <w:rsid w:val="00DE3463"/>
    <w:rsid w:val="00DE348B"/>
    <w:rsid w:val="00DE35BD"/>
    <w:rsid w:val="00DE397B"/>
    <w:rsid w:val="00DE3A21"/>
    <w:rsid w:val="00DE3ACB"/>
    <w:rsid w:val="00DE3BBA"/>
    <w:rsid w:val="00DE3C0B"/>
    <w:rsid w:val="00DE408D"/>
    <w:rsid w:val="00DE4725"/>
    <w:rsid w:val="00DE6E66"/>
    <w:rsid w:val="00DE7699"/>
    <w:rsid w:val="00DE7B3D"/>
    <w:rsid w:val="00DF1310"/>
    <w:rsid w:val="00DF1DAF"/>
    <w:rsid w:val="00DF1F15"/>
    <w:rsid w:val="00DF24C4"/>
    <w:rsid w:val="00DF63D4"/>
    <w:rsid w:val="00DF6523"/>
    <w:rsid w:val="00DF668F"/>
    <w:rsid w:val="00DF7D44"/>
    <w:rsid w:val="00E00389"/>
    <w:rsid w:val="00E005B5"/>
    <w:rsid w:val="00E00690"/>
    <w:rsid w:val="00E0172F"/>
    <w:rsid w:val="00E02107"/>
    <w:rsid w:val="00E02D34"/>
    <w:rsid w:val="00E02F79"/>
    <w:rsid w:val="00E03370"/>
    <w:rsid w:val="00E04EAE"/>
    <w:rsid w:val="00E052EC"/>
    <w:rsid w:val="00E056D6"/>
    <w:rsid w:val="00E06D0A"/>
    <w:rsid w:val="00E06FFD"/>
    <w:rsid w:val="00E1015E"/>
    <w:rsid w:val="00E10541"/>
    <w:rsid w:val="00E1105B"/>
    <w:rsid w:val="00E1160A"/>
    <w:rsid w:val="00E11786"/>
    <w:rsid w:val="00E11C93"/>
    <w:rsid w:val="00E12045"/>
    <w:rsid w:val="00E1245C"/>
    <w:rsid w:val="00E12603"/>
    <w:rsid w:val="00E13FDF"/>
    <w:rsid w:val="00E1410F"/>
    <w:rsid w:val="00E1412D"/>
    <w:rsid w:val="00E1495E"/>
    <w:rsid w:val="00E14B79"/>
    <w:rsid w:val="00E1681F"/>
    <w:rsid w:val="00E170A5"/>
    <w:rsid w:val="00E1742C"/>
    <w:rsid w:val="00E17B6D"/>
    <w:rsid w:val="00E17D40"/>
    <w:rsid w:val="00E20907"/>
    <w:rsid w:val="00E20AB6"/>
    <w:rsid w:val="00E20F28"/>
    <w:rsid w:val="00E21411"/>
    <w:rsid w:val="00E21480"/>
    <w:rsid w:val="00E22854"/>
    <w:rsid w:val="00E22C9B"/>
    <w:rsid w:val="00E23367"/>
    <w:rsid w:val="00E24172"/>
    <w:rsid w:val="00E24E4F"/>
    <w:rsid w:val="00E255E9"/>
    <w:rsid w:val="00E2702D"/>
    <w:rsid w:val="00E27084"/>
    <w:rsid w:val="00E27151"/>
    <w:rsid w:val="00E27EE7"/>
    <w:rsid w:val="00E3024A"/>
    <w:rsid w:val="00E311B1"/>
    <w:rsid w:val="00E3158B"/>
    <w:rsid w:val="00E31ED0"/>
    <w:rsid w:val="00E32198"/>
    <w:rsid w:val="00E32DD8"/>
    <w:rsid w:val="00E33611"/>
    <w:rsid w:val="00E3388C"/>
    <w:rsid w:val="00E33E76"/>
    <w:rsid w:val="00E352BF"/>
    <w:rsid w:val="00E35DDF"/>
    <w:rsid w:val="00E36718"/>
    <w:rsid w:val="00E36764"/>
    <w:rsid w:val="00E37E2F"/>
    <w:rsid w:val="00E4255B"/>
    <w:rsid w:val="00E42BA5"/>
    <w:rsid w:val="00E4502B"/>
    <w:rsid w:val="00E45078"/>
    <w:rsid w:val="00E453B6"/>
    <w:rsid w:val="00E4556C"/>
    <w:rsid w:val="00E455AB"/>
    <w:rsid w:val="00E459BA"/>
    <w:rsid w:val="00E45A1E"/>
    <w:rsid w:val="00E45F59"/>
    <w:rsid w:val="00E4751E"/>
    <w:rsid w:val="00E5088C"/>
    <w:rsid w:val="00E53046"/>
    <w:rsid w:val="00E53291"/>
    <w:rsid w:val="00E540BE"/>
    <w:rsid w:val="00E549E9"/>
    <w:rsid w:val="00E54C45"/>
    <w:rsid w:val="00E55073"/>
    <w:rsid w:val="00E55520"/>
    <w:rsid w:val="00E55BDF"/>
    <w:rsid w:val="00E55DE0"/>
    <w:rsid w:val="00E572B5"/>
    <w:rsid w:val="00E57D74"/>
    <w:rsid w:val="00E61219"/>
    <w:rsid w:val="00E61648"/>
    <w:rsid w:val="00E616A2"/>
    <w:rsid w:val="00E62066"/>
    <w:rsid w:val="00E62E2C"/>
    <w:rsid w:val="00E6446B"/>
    <w:rsid w:val="00E64A62"/>
    <w:rsid w:val="00E65A33"/>
    <w:rsid w:val="00E672CC"/>
    <w:rsid w:val="00E7021E"/>
    <w:rsid w:val="00E70322"/>
    <w:rsid w:val="00E70A17"/>
    <w:rsid w:val="00E70BA7"/>
    <w:rsid w:val="00E7205F"/>
    <w:rsid w:val="00E72BED"/>
    <w:rsid w:val="00E73A7E"/>
    <w:rsid w:val="00E73C1D"/>
    <w:rsid w:val="00E743C6"/>
    <w:rsid w:val="00E74839"/>
    <w:rsid w:val="00E748A3"/>
    <w:rsid w:val="00E749AA"/>
    <w:rsid w:val="00E767B8"/>
    <w:rsid w:val="00E76E9C"/>
    <w:rsid w:val="00E77337"/>
    <w:rsid w:val="00E80788"/>
    <w:rsid w:val="00E81A8E"/>
    <w:rsid w:val="00E81DF7"/>
    <w:rsid w:val="00E8257B"/>
    <w:rsid w:val="00E82704"/>
    <w:rsid w:val="00E82D74"/>
    <w:rsid w:val="00E83A23"/>
    <w:rsid w:val="00E83E4B"/>
    <w:rsid w:val="00E84541"/>
    <w:rsid w:val="00E84976"/>
    <w:rsid w:val="00E84AA6"/>
    <w:rsid w:val="00E85118"/>
    <w:rsid w:val="00E85625"/>
    <w:rsid w:val="00E86331"/>
    <w:rsid w:val="00E86BB8"/>
    <w:rsid w:val="00E86D07"/>
    <w:rsid w:val="00E9051B"/>
    <w:rsid w:val="00E90D6C"/>
    <w:rsid w:val="00E9166E"/>
    <w:rsid w:val="00E91B10"/>
    <w:rsid w:val="00E91C43"/>
    <w:rsid w:val="00E921CF"/>
    <w:rsid w:val="00E9271E"/>
    <w:rsid w:val="00E935D5"/>
    <w:rsid w:val="00E9378E"/>
    <w:rsid w:val="00E95637"/>
    <w:rsid w:val="00E95815"/>
    <w:rsid w:val="00E9595B"/>
    <w:rsid w:val="00EA0E0C"/>
    <w:rsid w:val="00EA1928"/>
    <w:rsid w:val="00EA234E"/>
    <w:rsid w:val="00EA2397"/>
    <w:rsid w:val="00EA2EF5"/>
    <w:rsid w:val="00EA300C"/>
    <w:rsid w:val="00EA33B1"/>
    <w:rsid w:val="00EA3BC0"/>
    <w:rsid w:val="00EA4AAC"/>
    <w:rsid w:val="00EA4E23"/>
    <w:rsid w:val="00EA7DF8"/>
    <w:rsid w:val="00EA7F7F"/>
    <w:rsid w:val="00EB03D1"/>
    <w:rsid w:val="00EB1001"/>
    <w:rsid w:val="00EB1AB0"/>
    <w:rsid w:val="00EB2AC1"/>
    <w:rsid w:val="00EB2C49"/>
    <w:rsid w:val="00EB389E"/>
    <w:rsid w:val="00EB4DFE"/>
    <w:rsid w:val="00EB509C"/>
    <w:rsid w:val="00EB59A7"/>
    <w:rsid w:val="00EB5A36"/>
    <w:rsid w:val="00EB5ABB"/>
    <w:rsid w:val="00EB5ACE"/>
    <w:rsid w:val="00EB64C0"/>
    <w:rsid w:val="00EC03D4"/>
    <w:rsid w:val="00EC1C63"/>
    <w:rsid w:val="00EC214E"/>
    <w:rsid w:val="00EC350A"/>
    <w:rsid w:val="00EC41DA"/>
    <w:rsid w:val="00EC49B4"/>
    <w:rsid w:val="00EC61E8"/>
    <w:rsid w:val="00ED0A9B"/>
    <w:rsid w:val="00ED0FA2"/>
    <w:rsid w:val="00ED1931"/>
    <w:rsid w:val="00ED2B33"/>
    <w:rsid w:val="00ED317C"/>
    <w:rsid w:val="00ED4231"/>
    <w:rsid w:val="00ED4281"/>
    <w:rsid w:val="00ED48CB"/>
    <w:rsid w:val="00ED584E"/>
    <w:rsid w:val="00ED6DD4"/>
    <w:rsid w:val="00ED6E1D"/>
    <w:rsid w:val="00ED789A"/>
    <w:rsid w:val="00ED7BF9"/>
    <w:rsid w:val="00EE05D8"/>
    <w:rsid w:val="00EE06C7"/>
    <w:rsid w:val="00EE24C5"/>
    <w:rsid w:val="00EE27C0"/>
    <w:rsid w:val="00EE4C5D"/>
    <w:rsid w:val="00EE4DA6"/>
    <w:rsid w:val="00EE5171"/>
    <w:rsid w:val="00EE5973"/>
    <w:rsid w:val="00EF06C6"/>
    <w:rsid w:val="00EF0848"/>
    <w:rsid w:val="00EF0DF8"/>
    <w:rsid w:val="00EF0F67"/>
    <w:rsid w:val="00EF240F"/>
    <w:rsid w:val="00EF5091"/>
    <w:rsid w:val="00EF5971"/>
    <w:rsid w:val="00EF6836"/>
    <w:rsid w:val="00EF6AC0"/>
    <w:rsid w:val="00EF7431"/>
    <w:rsid w:val="00EF780A"/>
    <w:rsid w:val="00EF7DA5"/>
    <w:rsid w:val="00F00D15"/>
    <w:rsid w:val="00F01DDF"/>
    <w:rsid w:val="00F02EA0"/>
    <w:rsid w:val="00F03896"/>
    <w:rsid w:val="00F040C7"/>
    <w:rsid w:val="00F0420B"/>
    <w:rsid w:val="00F04CE6"/>
    <w:rsid w:val="00F04F4E"/>
    <w:rsid w:val="00F05537"/>
    <w:rsid w:val="00F05B11"/>
    <w:rsid w:val="00F05D3E"/>
    <w:rsid w:val="00F074C2"/>
    <w:rsid w:val="00F078A8"/>
    <w:rsid w:val="00F108F3"/>
    <w:rsid w:val="00F10A01"/>
    <w:rsid w:val="00F10F3F"/>
    <w:rsid w:val="00F12816"/>
    <w:rsid w:val="00F12B9D"/>
    <w:rsid w:val="00F13BF2"/>
    <w:rsid w:val="00F144D5"/>
    <w:rsid w:val="00F148F6"/>
    <w:rsid w:val="00F15477"/>
    <w:rsid w:val="00F172D1"/>
    <w:rsid w:val="00F20B28"/>
    <w:rsid w:val="00F22CF2"/>
    <w:rsid w:val="00F23488"/>
    <w:rsid w:val="00F2367A"/>
    <w:rsid w:val="00F240E6"/>
    <w:rsid w:val="00F25104"/>
    <w:rsid w:val="00F25B27"/>
    <w:rsid w:val="00F25BA9"/>
    <w:rsid w:val="00F25F8C"/>
    <w:rsid w:val="00F26253"/>
    <w:rsid w:val="00F26B12"/>
    <w:rsid w:val="00F26DAD"/>
    <w:rsid w:val="00F30D39"/>
    <w:rsid w:val="00F317C7"/>
    <w:rsid w:val="00F35750"/>
    <w:rsid w:val="00F35C36"/>
    <w:rsid w:val="00F35F1F"/>
    <w:rsid w:val="00F36121"/>
    <w:rsid w:val="00F36481"/>
    <w:rsid w:val="00F36BB0"/>
    <w:rsid w:val="00F405D3"/>
    <w:rsid w:val="00F4064B"/>
    <w:rsid w:val="00F41C37"/>
    <w:rsid w:val="00F43160"/>
    <w:rsid w:val="00F43337"/>
    <w:rsid w:val="00F43BF8"/>
    <w:rsid w:val="00F43C58"/>
    <w:rsid w:val="00F446FD"/>
    <w:rsid w:val="00F44707"/>
    <w:rsid w:val="00F44D9D"/>
    <w:rsid w:val="00F46DAE"/>
    <w:rsid w:val="00F47530"/>
    <w:rsid w:val="00F478DB"/>
    <w:rsid w:val="00F5242C"/>
    <w:rsid w:val="00F5294B"/>
    <w:rsid w:val="00F52A86"/>
    <w:rsid w:val="00F52B00"/>
    <w:rsid w:val="00F53E88"/>
    <w:rsid w:val="00F549EB"/>
    <w:rsid w:val="00F553A2"/>
    <w:rsid w:val="00F568EC"/>
    <w:rsid w:val="00F56BE0"/>
    <w:rsid w:val="00F572EC"/>
    <w:rsid w:val="00F605FB"/>
    <w:rsid w:val="00F6074B"/>
    <w:rsid w:val="00F60C98"/>
    <w:rsid w:val="00F61072"/>
    <w:rsid w:val="00F612C9"/>
    <w:rsid w:val="00F614E8"/>
    <w:rsid w:val="00F61B82"/>
    <w:rsid w:val="00F62369"/>
    <w:rsid w:val="00F6285A"/>
    <w:rsid w:val="00F631E1"/>
    <w:rsid w:val="00F6419F"/>
    <w:rsid w:val="00F64B47"/>
    <w:rsid w:val="00F65BF3"/>
    <w:rsid w:val="00F673A8"/>
    <w:rsid w:val="00F709B8"/>
    <w:rsid w:val="00F70F24"/>
    <w:rsid w:val="00F7239F"/>
    <w:rsid w:val="00F72546"/>
    <w:rsid w:val="00F72AB7"/>
    <w:rsid w:val="00F72B70"/>
    <w:rsid w:val="00F747C1"/>
    <w:rsid w:val="00F74887"/>
    <w:rsid w:val="00F7538C"/>
    <w:rsid w:val="00F75404"/>
    <w:rsid w:val="00F75C5D"/>
    <w:rsid w:val="00F75F13"/>
    <w:rsid w:val="00F7633F"/>
    <w:rsid w:val="00F770AB"/>
    <w:rsid w:val="00F77FF5"/>
    <w:rsid w:val="00F80842"/>
    <w:rsid w:val="00F80DAF"/>
    <w:rsid w:val="00F81BBE"/>
    <w:rsid w:val="00F821DD"/>
    <w:rsid w:val="00F827B5"/>
    <w:rsid w:val="00F82BF9"/>
    <w:rsid w:val="00F82DA0"/>
    <w:rsid w:val="00F83705"/>
    <w:rsid w:val="00F84185"/>
    <w:rsid w:val="00F853BC"/>
    <w:rsid w:val="00F85721"/>
    <w:rsid w:val="00F85750"/>
    <w:rsid w:val="00F8731B"/>
    <w:rsid w:val="00F879F4"/>
    <w:rsid w:val="00F91AA1"/>
    <w:rsid w:val="00F9292C"/>
    <w:rsid w:val="00F929A1"/>
    <w:rsid w:val="00F936C7"/>
    <w:rsid w:val="00F938D6"/>
    <w:rsid w:val="00F941E9"/>
    <w:rsid w:val="00F954A1"/>
    <w:rsid w:val="00F9552D"/>
    <w:rsid w:val="00F97B8E"/>
    <w:rsid w:val="00FA04BA"/>
    <w:rsid w:val="00FA1798"/>
    <w:rsid w:val="00FA19E3"/>
    <w:rsid w:val="00FA228D"/>
    <w:rsid w:val="00FA31CD"/>
    <w:rsid w:val="00FA379A"/>
    <w:rsid w:val="00FA3C39"/>
    <w:rsid w:val="00FA4A40"/>
    <w:rsid w:val="00FA4F10"/>
    <w:rsid w:val="00FA51D9"/>
    <w:rsid w:val="00FA5B93"/>
    <w:rsid w:val="00FA73CC"/>
    <w:rsid w:val="00FA7640"/>
    <w:rsid w:val="00FA7AE8"/>
    <w:rsid w:val="00FB143B"/>
    <w:rsid w:val="00FB2373"/>
    <w:rsid w:val="00FB290F"/>
    <w:rsid w:val="00FB2B3B"/>
    <w:rsid w:val="00FB3639"/>
    <w:rsid w:val="00FB3F42"/>
    <w:rsid w:val="00FB4F2B"/>
    <w:rsid w:val="00FB535B"/>
    <w:rsid w:val="00FB559D"/>
    <w:rsid w:val="00FB583A"/>
    <w:rsid w:val="00FB655F"/>
    <w:rsid w:val="00FB7ACE"/>
    <w:rsid w:val="00FB7C74"/>
    <w:rsid w:val="00FB7EB9"/>
    <w:rsid w:val="00FC06B8"/>
    <w:rsid w:val="00FC0B2F"/>
    <w:rsid w:val="00FC25B0"/>
    <w:rsid w:val="00FC3266"/>
    <w:rsid w:val="00FC35F4"/>
    <w:rsid w:val="00FC5632"/>
    <w:rsid w:val="00FC63F3"/>
    <w:rsid w:val="00FC689E"/>
    <w:rsid w:val="00FC6AD9"/>
    <w:rsid w:val="00FC6DCE"/>
    <w:rsid w:val="00FC73BF"/>
    <w:rsid w:val="00FD2BCB"/>
    <w:rsid w:val="00FD5CA3"/>
    <w:rsid w:val="00FD6627"/>
    <w:rsid w:val="00FD720C"/>
    <w:rsid w:val="00FD7697"/>
    <w:rsid w:val="00FD781D"/>
    <w:rsid w:val="00FE07F4"/>
    <w:rsid w:val="00FE10C0"/>
    <w:rsid w:val="00FE13DA"/>
    <w:rsid w:val="00FE345D"/>
    <w:rsid w:val="00FE35A2"/>
    <w:rsid w:val="00FE3A85"/>
    <w:rsid w:val="00FE46A5"/>
    <w:rsid w:val="00FE46C4"/>
    <w:rsid w:val="00FE484D"/>
    <w:rsid w:val="00FE4884"/>
    <w:rsid w:val="00FE49B9"/>
    <w:rsid w:val="00FE6157"/>
    <w:rsid w:val="00FF09DD"/>
    <w:rsid w:val="00FF0D8F"/>
    <w:rsid w:val="00FF12A9"/>
    <w:rsid w:val="00FF2CF3"/>
    <w:rsid w:val="00FF36B2"/>
    <w:rsid w:val="00FF3A15"/>
    <w:rsid w:val="00FF3E1F"/>
    <w:rsid w:val="00FF4070"/>
    <w:rsid w:val="00FF427D"/>
    <w:rsid w:val="00FF4BB4"/>
    <w:rsid w:val="00FF4CF6"/>
    <w:rsid w:val="00FF588B"/>
    <w:rsid w:val="00FF597B"/>
    <w:rsid w:val="00FF5DE1"/>
    <w:rsid w:val="00FF63E6"/>
    <w:rsid w:val="00FF6C88"/>
    <w:rsid w:val="00FF76E6"/>
    <w:rsid w:val="00FF7FEB"/>
    <w:rsid w:val="01599F1E"/>
    <w:rsid w:val="02444898"/>
    <w:rsid w:val="030ADB38"/>
    <w:rsid w:val="0333135D"/>
    <w:rsid w:val="034A407F"/>
    <w:rsid w:val="03797E9C"/>
    <w:rsid w:val="03BC36F2"/>
    <w:rsid w:val="03D241F0"/>
    <w:rsid w:val="04549B1E"/>
    <w:rsid w:val="04712343"/>
    <w:rsid w:val="048341C3"/>
    <w:rsid w:val="04A2B7FA"/>
    <w:rsid w:val="04C30348"/>
    <w:rsid w:val="04DC8FC3"/>
    <w:rsid w:val="051CF628"/>
    <w:rsid w:val="055A5193"/>
    <w:rsid w:val="05BA8755"/>
    <w:rsid w:val="061EFE9A"/>
    <w:rsid w:val="07191B7C"/>
    <w:rsid w:val="0768A236"/>
    <w:rsid w:val="079A1CB8"/>
    <w:rsid w:val="08A71432"/>
    <w:rsid w:val="091EA926"/>
    <w:rsid w:val="094B8BA3"/>
    <w:rsid w:val="09F200A5"/>
    <w:rsid w:val="09FEE4B3"/>
    <w:rsid w:val="0A5E6A45"/>
    <w:rsid w:val="0B5C12FC"/>
    <w:rsid w:val="0BCF1ABC"/>
    <w:rsid w:val="0BD527AD"/>
    <w:rsid w:val="0BFC010E"/>
    <w:rsid w:val="0C2E8961"/>
    <w:rsid w:val="0CDF8549"/>
    <w:rsid w:val="0D4D7DAB"/>
    <w:rsid w:val="0E543B2B"/>
    <w:rsid w:val="0E99A80B"/>
    <w:rsid w:val="0EA178D5"/>
    <w:rsid w:val="0ED08B51"/>
    <w:rsid w:val="0EF56977"/>
    <w:rsid w:val="0F6AEBBB"/>
    <w:rsid w:val="0F7142B1"/>
    <w:rsid w:val="100FCFFD"/>
    <w:rsid w:val="10F0B9EA"/>
    <w:rsid w:val="11D24288"/>
    <w:rsid w:val="11DC3548"/>
    <w:rsid w:val="1284FB67"/>
    <w:rsid w:val="137182D6"/>
    <w:rsid w:val="13AB4F85"/>
    <w:rsid w:val="141F9280"/>
    <w:rsid w:val="1426F8EB"/>
    <w:rsid w:val="14759538"/>
    <w:rsid w:val="1592A49C"/>
    <w:rsid w:val="15CEE4B7"/>
    <w:rsid w:val="1769B8F9"/>
    <w:rsid w:val="17D1D098"/>
    <w:rsid w:val="181DB7F3"/>
    <w:rsid w:val="183F5B61"/>
    <w:rsid w:val="18516081"/>
    <w:rsid w:val="1858B594"/>
    <w:rsid w:val="18A40672"/>
    <w:rsid w:val="19822ADB"/>
    <w:rsid w:val="19F485F5"/>
    <w:rsid w:val="1A6444BF"/>
    <w:rsid w:val="1A987016"/>
    <w:rsid w:val="1A9CA6ED"/>
    <w:rsid w:val="1AE8AD8F"/>
    <w:rsid w:val="1B7D87E8"/>
    <w:rsid w:val="1BA55B66"/>
    <w:rsid w:val="1BF47300"/>
    <w:rsid w:val="1C4C69B8"/>
    <w:rsid w:val="1CD9627A"/>
    <w:rsid w:val="1DEAAD85"/>
    <w:rsid w:val="1E153EE2"/>
    <w:rsid w:val="1E16FE03"/>
    <w:rsid w:val="1E2D98AC"/>
    <w:rsid w:val="1E4FA177"/>
    <w:rsid w:val="1E9E71B7"/>
    <w:rsid w:val="1ED7CFD2"/>
    <w:rsid w:val="1F1723F8"/>
    <w:rsid w:val="1F514D7E"/>
    <w:rsid w:val="1F9A1F0B"/>
    <w:rsid w:val="2027875E"/>
    <w:rsid w:val="202C4DB6"/>
    <w:rsid w:val="2089D48F"/>
    <w:rsid w:val="211B3021"/>
    <w:rsid w:val="21538618"/>
    <w:rsid w:val="21A73B05"/>
    <w:rsid w:val="21ADA573"/>
    <w:rsid w:val="21C0C809"/>
    <w:rsid w:val="21F5189C"/>
    <w:rsid w:val="2278E259"/>
    <w:rsid w:val="22F571FB"/>
    <w:rsid w:val="23176FA5"/>
    <w:rsid w:val="2326AF41"/>
    <w:rsid w:val="23836FC9"/>
    <w:rsid w:val="244CA5A9"/>
    <w:rsid w:val="26DEBFC1"/>
    <w:rsid w:val="27150B8F"/>
    <w:rsid w:val="27426DB8"/>
    <w:rsid w:val="27AB13DD"/>
    <w:rsid w:val="2813ECD3"/>
    <w:rsid w:val="28E1A2B9"/>
    <w:rsid w:val="295F3051"/>
    <w:rsid w:val="29DD4796"/>
    <w:rsid w:val="2A329082"/>
    <w:rsid w:val="2A3FC69D"/>
    <w:rsid w:val="2A49953B"/>
    <w:rsid w:val="2A9E3B16"/>
    <w:rsid w:val="2ADB2CBB"/>
    <w:rsid w:val="2AF27683"/>
    <w:rsid w:val="2B57533B"/>
    <w:rsid w:val="2BEED5A6"/>
    <w:rsid w:val="2C06523F"/>
    <w:rsid w:val="2C36F3C3"/>
    <w:rsid w:val="2C99EE27"/>
    <w:rsid w:val="2D3832E7"/>
    <w:rsid w:val="2DD229B7"/>
    <w:rsid w:val="2DEACDD5"/>
    <w:rsid w:val="2E038AE4"/>
    <w:rsid w:val="2E246DF6"/>
    <w:rsid w:val="2E385C7F"/>
    <w:rsid w:val="2E3A0983"/>
    <w:rsid w:val="2E3CCC0A"/>
    <w:rsid w:val="2E6E45DC"/>
    <w:rsid w:val="2ED62E57"/>
    <w:rsid w:val="2F611854"/>
    <w:rsid w:val="2F8AEEA8"/>
    <w:rsid w:val="2FAF9AC0"/>
    <w:rsid w:val="3048CA74"/>
    <w:rsid w:val="30DC75DD"/>
    <w:rsid w:val="3130200D"/>
    <w:rsid w:val="31DB4C89"/>
    <w:rsid w:val="31DDAA69"/>
    <w:rsid w:val="32903513"/>
    <w:rsid w:val="329E7A92"/>
    <w:rsid w:val="32C04C2E"/>
    <w:rsid w:val="334361CD"/>
    <w:rsid w:val="334CC2A8"/>
    <w:rsid w:val="338F4928"/>
    <w:rsid w:val="3417A274"/>
    <w:rsid w:val="3448C43E"/>
    <w:rsid w:val="347CE4FD"/>
    <w:rsid w:val="34CC0710"/>
    <w:rsid w:val="34D1E5D1"/>
    <w:rsid w:val="34F83A49"/>
    <w:rsid w:val="354FACB1"/>
    <w:rsid w:val="35B95D8E"/>
    <w:rsid w:val="36276C64"/>
    <w:rsid w:val="366BBFF6"/>
    <w:rsid w:val="3670D66C"/>
    <w:rsid w:val="3672B062"/>
    <w:rsid w:val="36D5F9B2"/>
    <w:rsid w:val="376E8FB4"/>
    <w:rsid w:val="3780F00F"/>
    <w:rsid w:val="3843A0FD"/>
    <w:rsid w:val="391AA1CA"/>
    <w:rsid w:val="3920FABE"/>
    <w:rsid w:val="39CFC6C2"/>
    <w:rsid w:val="3A1CAA3C"/>
    <w:rsid w:val="3BB3B540"/>
    <w:rsid w:val="3BE30C80"/>
    <w:rsid w:val="3C608609"/>
    <w:rsid w:val="3DEEBCF4"/>
    <w:rsid w:val="3E7F9B3E"/>
    <w:rsid w:val="3EB2DF25"/>
    <w:rsid w:val="3EE6686C"/>
    <w:rsid w:val="3F012460"/>
    <w:rsid w:val="3F530008"/>
    <w:rsid w:val="3FA07AFA"/>
    <w:rsid w:val="40006A4B"/>
    <w:rsid w:val="40CE07FB"/>
    <w:rsid w:val="4108FF7D"/>
    <w:rsid w:val="414C256C"/>
    <w:rsid w:val="417FAEB3"/>
    <w:rsid w:val="41F4AB0B"/>
    <w:rsid w:val="4200B2EC"/>
    <w:rsid w:val="42053BDB"/>
    <w:rsid w:val="422711CB"/>
    <w:rsid w:val="4233F170"/>
    <w:rsid w:val="423A3972"/>
    <w:rsid w:val="42A65F47"/>
    <w:rsid w:val="42E31129"/>
    <w:rsid w:val="42F7CFDE"/>
    <w:rsid w:val="4312B300"/>
    <w:rsid w:val="437E63BD"/>
    <w:rsid w:val="43A76530"/>
    <w:rsid w:val="4409609F"/>
    <w:rsid w:val="442085B2"/>
    <w:rsid w:val="4458F3BB"/>
    <w:rsid w:val="4481A6F6"/>
    <w:rsid w:val="44D56F05"/>
    <w:rsid w:val="46811977"/>
    <w:rsid w:val="46DE4F33"/>
    <w:rsid w:val="4731D698"/>
    <w:rsid w:val="47B4DB2B"/>
    <w:rsid w:val="482C2C71"/>
    <w:rsid w:val="483F80AE"/>
    <w:rsid w:val="486BEB44"/>
    <w:rsid w:val="4A23BE3E"/>
    <w:rsid w:val="4A30D5C8"/>
    <w:rsid w:val="4AC88C51"/>
    <w:rsid w:val="4AFE735A"/>
    <w:rsid w:val="4B81EDBE"/>
    <w:rsid w:val="4B99F9BA"/>
    <w:rsid w:val="4BD21090"/>
    <w:rsid w:val="4C3C0AE4"/>
    <w:rsid w:val="4C5D8473"/>
    <w:rsid w:val="4CB8B548"/>
    <w:rsid w:val="4CBE981C"/>
    <w:rsid w:val="4DF92203"/>
    <w:rsid w:val="4E2A1B94"/>
    <w:rsid w:val="4E475688"/>
    <w:rsid w:val="4E6E3DA2"/>
    <w:rsid w:val="4E7B2356"/>
    <w:rsid w:val="4EBE210C"/>
    <w:rsid w:val="4EEC1BA8"/>
    <w:rsid w:val="4EECB225"/>
    <w:rsid w:val="4F0C9918"/>
    <w:rsid w:val="4F2A42DF"/>
    <w:rsid w:val="4F40EBAD"/>
    <w:rsid w:val="4F945AEC"/>
    <w:rsid w:val="4FCD2089"/>
    <w:rsid w:val="50D6FA92"/>
    <w:rsid w:val="511C5628"/>
    <w:rsid w:val="51976614"/>
    <w:rsid w:val="51D806E5"/>
    <w:rsid w:val="5228445E"/>
    <w:rsid w:val="52440709"/>
    <w:rsid w:val="5299A157"/>
    <w:rsid w:val="531CD09F"/>
    <w:rsid w:val="536C3735"/>
    <w:rsid w:val="53D1439F"/>
    <w:rsid w:val="541E0FC3"/>
    <w:rsid w:val="5443538B"/>
    <w:rsid w:val="549A05B6"/>
    <w:rsid w:val="54AD5A76"/>
    <w:rsid w:val="54DB2241"/>
    <w:rsid w:val="555D556A"/>
    <w:rsid w:val="55A4A93E"/>
    <w:rsid w:val="5614A571"/>
    <w:rsid w:val="5657D5F8"/>
    <w:rsid w:val="569ED8AF"/>
    <w:rsid w:val="56C438C1"/>
    <w:rsid w:val="56D1FC46"/>
    <w:rsid w:val="56E15F2F"/>
    <w:rsid w:val="570EF429"/>
    <w:rsid w:val="5730C7D1"/>
    <w:rsid w:val="574B98EB"/>
    <w:rsid w:val="5766CC71"/>
    <w:rsid w:val="579ADA45"/>
    <w:rsid w:val="57D95007"/>
    <w:rsid w:val="5875D982"/>
    <w:rsid w:val="58936295"/>
    <w:rsid w:val="58D98577"/>
    <w:rsid w:val="594ECB21"/>
    <w:rsid w:val="59C4C669"/>
    <w:rsid w:val="59E28152"/>
    <w:rsid w:val="5A3BE928"/>
    <w:rsid w:val="5A82A235"/>
    <w:rsid w:val="5A8C5528"/>
    <w:rsid w:val="5AF78B03"/>
    <w:rsid w:val="5B1BD2AC"/>
    <w:rsid w:val="5B83EA4B"/>
    <w:rsid w:val="5BA1C47B"/>
    <w:rsid w:val="5CF0E338"/>
    <w:rsid w:val="5D0C9386"/>
    <w:rsid w:val="5D150A9F"/>
    <w:rsid w:val="5D214551"/>
    <w:rsid w:val="5D34C882"/>
    <w:rsid w:val="5D5CD84A"/>
    <w:rsid w:val="5DB35278"/>
    <w:rsid w:val="5DE9D596"/>
    <w:rsid w:val="5E66A683"/>
    <w:rsid w:val="5F3D8273"/>
    <w:rsid w:val="603FE5EF"/>
    <w:rsid w:val="609EB1DA"/>
    <w:rsid w:val="6100F381"/>
    <w:rsid w:val="61246070"/>
    <w:rsid w:val="61312BBB"/>
    <w:rsid w:val="6180E36E"/>
    <w:rsid w:val="61B5581D"/>
    <w:rsid w:val="62A5160F"/>
    <w:rsid w:val="62BD19C8"/>
    <w:rsid w:val="62F29101"/>
    <w:rsid w:val="635D305F"/>
    <w:rsid w:val="638C9E50"/>
    <w:rsid w:val="643BEE42"/>
    <w:rsid w:val="64AD4939"/>
    <w:rsid w:val="64BCC0A5"/>
    <w:rsid w:val="64D8B526"/>
    <w:rsid w:val="655751E2"/>
    <w:rsid w:val="659690F2"/>
    <w:rsid w:val="65D207BF"/>
    <w:rsid w:val="65F2703F"/>
    <w:rsid w:val="66A50FD9"/>
    <w:rsid w:val="66B28C0A"/>
    <w:rsid w:val="66FB419F"/>
    <w:rsid w:val="689FA09B"/>
    <w:rsid w:val="69103C23"/>
    <w:rsid w:val="696D29B0"/>
    <w:rsid w:val="69BEE8E6"/>
    <w:rsid w:val="69FB67A3"/>
    <w:rsid w:val="6A17C1C6"/>
    <w:rsid w:val="6A42F8E0"/>
    <w:rsid w:val="6B0F5223"/>
    <w:rsid w:val="6B1EF537"/>
    <w:rsid w:val="6BA3536F"/>
    <w:rsid w:val="6C02A0B0"/>
    <w:rsid w:val="6CBCF0A7"/>
    <w:rsid w:val="6D080DB9"/>
    <w:rsid w:val="6D3BD2C3"/>
    <w:rsid w:val="6DCD23E0"/>
    <w:rsid w:val="6EC58A7A"/>
    <w:rsid w:val="6EEFF846"/>
    <w:rsid w:val="6F113590"/>
    <w:rsid w:val="6F261143"/>
    <w:rsid w:val="6F51A367"/>
    <w:rsid w:val="6F86F316"/>
    <w:rsid w:val="6FAAA04A"/>
    <w:rsid w:val="71BA2D86"/>
    <w:rsid w:val="72C22A45"/>
    <w:rsid w:val="72CE7881"/>
    <w:rsid w:val="72F90B89"/>
    <w:rsid w:val="73000E27"/>
    <w:rsid w:val="7306295F"/>
    <w:rsid w:val="73133207"/>
    <w:rsid w:val="73A96D26"/>
    <w:rsid w:val="747152F7"/>
    <w:rsid w:val="748DBAAF"/>
    <w:rsid w:val="74AA47A3"/>
    <w:rsid w:val="74AD3C00"/>
    <w:rsid w:val="74E7F702"/>
    <w:rsid w:val="74ED4559"/>
    <w:rsid w:val="74FF4A79"/>
    <w:rsid w:val="75069F8C"/>
    <w:rsid w:val="75808230"/>
    <w:rsid w:val="759A7993"/>
    <w:rsid w:val="759BDE8C"/>
    <w:rsid w:val="75CB69C2"/>
    <w:rsid w:val="7669C265"/>
    <w:rsid w:val="77FF707D"/>
    <w:rsid w:val="7846C54C"/>
    <w:rsid w:val="7853455E"/>
    <w:rsid w:val="791BD03C"/>
    <w:rsid w:val="791EFDDD"/>
    <w:rsid w:val="7966BB78"/>
    <w:rsid w:val="79892391"/>
    <w:rsid w:val="798E2954"/>
    <w:rsid w:val="79ACAE86"/>
    <w:rsid w:val="79EBB128"/>
    <w:rsid w:val="7A36DCDF"/>
    <w:rsid w:val="7A444B66"/>
    <w:rsid w:val="7A98977D"/>
    <w:rsid w:val="7B0F2498"/>
    <w:rsid w:val="7C59654B"/>
    <w:rsid w:val="7C78E49A"/>
    <w:rsid w:val="7CB24C03"/>
    <w:rsid w:val="7CC2D5B9"/>
    <w:rsid w:val="7CC5B955"/>
    <w:rsid w:val="7CD67908"/>
    <w:rsid w:val="7D4E245D"/>
    <w:rsid w:val="7DCD3058"/>
    <w:rsid w:val="7E28277B"/>
    <w:rsid w:val="7E64FF0E"/>
    <w:rsid w:val="7EF3DA82"/>
    <w:rsid w:val="7F32BE86"/>
    <w:rsid w:val="7F337FE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1E4924"/>
  <w15:chartTrackingRefBased/>
  <w15:docId w15:val="{EC35007A-05F3-4479-AA69-44C0ECAE6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59EC"/>
    <w:rPr>
      <w:color w:val="0563C1" w:themeColor="hyperlink"/>
      <w:u w:val="single"/>
    </w:rPr>
  </w:style>
  <w:style w:type="character" w:styleId="UnresolvedMention">
    <w:name w:val="Unresolved Mention"/>
    <w:basedOn w:val="DefaultParagraphFont"/>
    <w:uiPriority w:val="99"/>
    <w:semiHidden/>
    <w:unhideWhenUsed/>
    <w:rsid w:val="000B59EC"/>
    <w:rPr>
      <w:color w:val="605E5C"/>
      <w:shd w:val="clear" w:color="auto" w:fill="E1DFDD"/>
    </w:rPr>
  </w:style>
  <w:style w:type="paragraph" w:styleId="Header">
    <w:name w:val="header"/>
    <w:basedOn w:val="Normal"/>
    <w:link w:val="HeaderChar"/>
    <w:uiPriority w:val="99"/>
    <w:unhideWhenUsed/>
    <w:rsid w:val="001E72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223"/>
  </w:style>
  <w:style w:type="paragraph" w:styleId="Footer">
    <w:name w:val="footer"/>
    <w:basedOn w:val="Normal"/>
    <w:link w:val="FooterChar"/>
    <w:uiPriority w:val="99"/>
    <w:unhideWhenUsed/>
    <w:rsid w:val="001E72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223"/>
  </w:style>
  <w:style w:type="table" w:styleId="TableGrid">
    <w:name w:val="Table Grid"/>
    <w:basedOn w:val="TableNormal"/>
    <w:uiPriority w:val="59"/>
    <w:rsid w:val="001E72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312368"/>
    <w:pPr>
      <w:spacing w:after="200" w:line="240" w:lineRule="auto"/>
    </w:pPr>
    <w:rPr>
      <w:i/>
      <w:iCs/>
      <w:color w:val="44546A" w:themeColor="text2"/>
      <w:sz w:val="18"/>
      <w:szCs w:val="18"/>
    </w:rPr>
  </w:style>
  <w:style w:type="paragraph" w:styleId="ListParagraph">
    <w:name w:val="List Paragraph"/>
    <w:basedOn w:val="Normal"/>
    <w:uiPriority w:val="34"/>
    <w:qFormat/>
    <w:rsid w:val="003407C2"/>
    <w:pPr>
      <w:ind w:left="720"/>
      <w:contextualSpacing/>
    </w:pPr>
  </w:style>
  <w:style w:type="character" w:customStyle="1" w:styleId="textlayer--absolute">
    <w:name w:val="textlayer--absolute"/>
    <w:basedOn w:val="DefaultParagraphFont"/>
    <w:rsid w:val="000A6C70"/>
  </w:style>
  <w:style w:type="paragraph" w:styleId="Revision">
    <w:name w:val="Revision"/>
    <w:hidden/>
    <w:uiPriority w:val="99"/>
    <w:semiHidden/>
    <w:rsid w:val="000461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1274">
      <w:bodyDiv w:val="1"/>
      <w:marLeft w:val="0"/>
      <w:marRight w:val="0"/>
      <w:marTop w:val="0"/>
      <w:marBottom w:val="0"/>
      <w:divBdr>
        <w:top w:val="none" w:sz="0" w:space="0" w:color="auto"/>
        <w:left w:val="none" w:sz="0" w:space="0" w:color="auto"/>
        <w:bottom w:val="none" w:sz="0" w:space="0" w:color="auto"/>
        <w:right w:val="none" w:sz="0" w:space="0" w:color="auto"/>
      </w:divBdr>
      <w:divsChild>
        <w:div w:id="887961407">
          <w:marLeft w:val="0"/>
          <w:marRight w:val="0"/>
          <w:marTop w:val="0"/>
          <w:marBottom w:val="0"/>
          <w:divBdr>
            <w:top w:val="none" w:sz="0" w:space="0" w:color="auto"/>
            <w:left w:val="none" w:sz="0" w:space="0" w:color="auto"/>
            <w:bottom w:val="none" w:sz="0" w:space="0" w:color="auto"/>
            <w:right w:val="none" w:sz="0" w:space="0" w:color="auto"/>
          </w:divBdr>
        </w:div>
        <w:div w:id="1155072715">
          <w:marLeft w:val="0"/>
          <w:marRight w:val="0"/>
          <w:marTop w:val="0"/>
          <w:marBottom w:val="0"/>
          <w:divBdr>
            <w:top w:val="single" w:sz="2" w:space="0" w:color="D9D9E3"/>
            <w:left w:val="single" w:sz="2" w:space="0" w:color="D9D9E3"/>
            <w:bottom w:val="single" w:sz="2" w:space="0" w:color="D9D9E3"/>
            <w:right w:val="single" w:sz="2" w:space="0" w:color="D9D9E3"/>
          </w:divBdr>
          <w:divsChild>
            <w:div w:id="2109695745">
              <w:marLeft w:val="0"/>
              <w:marRight w:val="0"/>
              <w:marTop w:val="0"/>
              <w:marBottom w:val="0"/>
              <w:divBdr>
                <w:top w:val="single" w:sz="2" w:space="0" w:color="D9D9E3"/>
                <w:left w:val="single" w:sz="2" w:space="0" w:color="D9D9E3"/>
                <w:bottom w:val="single" w:sz="2" w:space="0" w:color="D9D9E3"/>
                <w:right w:val="single" w:sz="2" w:space="0" w:color="D9D9E3"/>
              </w:divBdr>
              <w:divsChild>
                <w:div w:id="1243417671">
                  <w:marLeft w:val="0"/>
                  <w:marRight w:val="0"/>
                  <w:marTop w:val="0"/>
                  <w:marBottom w:val="0"/>
                  <w:divBdr>
                    <w:top w:val="single" w:sz="2" w:space="0" w:color="D9D9E3"/>
                    <w:left w:val="single" w:sz="2" w:space="0" w:color="D9D9E3"/>
                    <w:bottom w:val="single" w:sz="2" w:space="0" w:color="D9D9E3"/>
                    <w:right w:val="single" w:sz="2" w:space="0" w:color="D9D9E3"/>
                  </w:divBdr>
                  <w:divsChild>
                    <w:div w:id="619455349">
                      <w:marLeft w:val="0"/>
                      <w:marRight w:val="0"/>
                      <w:marTop w:val="0"/>
                      <w:marBottom w:val="0"/>
                      <w:divBdr>
                        <w:top w:val="single" w:sz="2" w:space="0" w:color="D9D9E3"/>
                        <w:left w:val="single" w:sz="2" w:space="0" w:color="D9D9E3"/>
                        <w:bottom w:val="single" w:sz="2" w:space="0" w:color="D9D9E3"/>
                        <w:right w:val="single" w:sz="2" w:space="0" w:color="D9D9E3"/>
                      </w:divBdr>
                      <w:divsChild>
                        <w:div w:id="1260332572">
                          <w:marLeft w:val="0"/>
                          <w:marRight w:val="0"/>
                          <w:marTop w:val="0"/>
                          <w:marBottom w:val="0"/>
                          <w:divBdr>
                            <w:top w:val="single" w:sz="2" w:space="0" w:color="D9D9E3"/>
                            <w:left w:val="single" w:sz="2" w:space="0" w:color="D9D9E3"/>
                            <w:bottom w:val="single" w:sz="2" w:space="0" w:color="D9D9E3"/>
                            <w:right w:val="single" w:sz="2" w:space="0" w:color="D9D9E3"/>
                          </w:divBdr>
                          <w:divsChild>
                            <w:div w:id="2761357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363227">
                                  <w:marLeft w:val="0"/>
                                  <w:marRight w:val="0"/>
                                  <w:marTop w:val="0"/>
                                  <w:marBottom w:val="0"/>
                                  <w:divBdr>
                                    <w:top w:val="single" w:sz="2" w:space="0" w:color="D9D9E3"/>
                                    <w:left w:val="single" w:sz="2" w:space="0" w:color="D9D9E3"/>
                                    <w:bottom w:val="single" w:sz="2" w:space="0" w:color="D9D9E3"/>
                                    <w:right w:val="single" w:sz="2" w:space="0" w:color="D9D9E3"/>
                                  </w:divBdr>
                                  <w:divsChild>
                                    <w:div w:id="920993248">
                                      <w:marLeft w:val="0"/>
                                      <w:marRight w:val="0"/>
                                      <w:marTop w:val="0"/>
                                      <w:marBottom w:val="0"/>
                                      <w:divBdr>
                                        <w:top w:val="single" w:sz="2" w:space="0" w:color="D9D9E3"/>
                                        <w:left w:val="single" w:sz="2" w:space="0" w:color="D9D9E3"/>
                                        <w:bottom w:val="single" w:sz="2" w:space="0" w:color="D9D9E3"/>
                                        <w:right w:val="single" w:sz="2" w:space="0" w:color="D9D9E3"/>
                                      </w:divBdr>
                                      <w:divsChild>
                                        <w:div w:id="723791389">
                                          <w:marLeft w:val="0"/>
                                          <w:marRight w:val="0"/>
                                          <w:marTop w:val="0"/>
                                          <w:marBottom w:val="0"/>
                                          <w:divBdr>
                                            <w:top w:val="single" w:sz="2" w:space="0" w:color="D9D9E3"/>
                                            <w:left w:val="single" w:sz="2" w:space="0" w:color="D9D9E3"/>
                                            <w:bottom w:val="single" w:sz="2" w:space="0" w:color="D9D9E3"/>
                                            <w:right w:val="single" w:sz="2" w:space="0" w:color="D9D9E3"/>
                                          </w:divBdr>
                                          <w:divsChild>
                                            <w:div w:id="432751291">
                                              <w:marLeft w:val="0"/>
                                              <w:marRight w:val="0"/>
                                              <w:marTop w:val="0"/>
                                              <w:marBottom w:val="0"/>
                                              <w:divBdr>
                                                <w:top w:val="single" w:sz="2" w:space="0" w:color="D9D9E3"/>
                                                <w:left w:val="single" w:sz="2" w:space="0" w:color="D9D9E3"/>
                                                <w:bottom w:val="single" w:sz="2" w:space="0" w:color="D9D9E3"/>
                                                <w:right w:val="single" w:sz="2" w:space="0" w:color="D9D9E3"/>
                                              </w:divBdr>
                                              <w:divsChild>
                                                <w:div w:id="645399950">
                                                  <w:marLeft w:val="0"/>
                                                  <w:marRight w:val="0"/>
                                                  <w:marTop w:val="0"/>
                                                  <w:marBottom w:val="0"/>
                                                  <w:divBdr>
                                                    <w:top w:val="single" w:sz="2" w:space="0" w:color="D9D9E3"/>
                                                    <w:left w:val="single" w:sz="2" w:space="0" w:color="D9D9E3"/>
                                                    <w:bottom w:val="single" w:sz="2" w:space="0" w:color="D9D9E3"/>
                                                    <w:right w:val="single" w:sz="2" w:space="0" w:color="D9D9E3"/>
                                                  </w:divBdr>
                                                  <w:divsChild>
                                                    <w:div w:id="159735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30087593">
      <w:bodyDiv w:val="1"/>
      <w:marLeft w:val="0"/>
      <w:marRight w:val="0"/>
      <w:marTop w:val="0"/>
      <w:marBottom w:val="0"/>
      <w:divBdr>
        <w:top w:val="none" w:sz="0" w:space="0" w:color="auto"/>
        <w:left w:val="none" w:sz="0" w:space="0" w:color="auto"/>
        <w:bottom w:val="none" w:sz="0" w:space="0" w:color="auto"/>
        <w:right w:val="none" w:sz="0" w:space="0" w:color="auto"/>
      </w:divBdr>
      <w:divsChild>
        <w:div w:id="2036298324">
          <w:marLeft w:val="0"/>
          <w:marRight w:val="0"/>
          <w:marTop w:val="0"/>
          <w:marBottom w:val="0"/>
          <w:divBdr>
            <w:top w:val="none" w:sz="0" w:space="0" w:color="auto"/>
            <w:left w:val="none" w:sz="0" w:space="0" w:color="auto"/>
            <w:bottom w:val="none" w:sz="0" w:space="0" w:color="auto"/>
            <w:right w:val="none" w:sz="0" w:space="0" w:color="auto"/>
          </w:divBdr>
          <w:divsChild>
            <w:div w:id="12477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977">
      <w:bodyDiv w:val="1"/>
      <w:marLeft w:val="0"/>
      <w:marRight w:val="0"/>
      <w:marTop w:val="0"/>
      <w:marBottom w:val="0"/>
      <w:divBdr>
        <w:top w:val="none" w:sz="0" w:space="0" w:color="auto"/>
        <w:left w:val="none" w:sz="0" w:space="0" w:color="auto"/>
        <w:bottom w:val="none" w:sz="0" w:space="0" w:color="auto"/>
        <w:right w:val="none" w:sz="0" w:space="0" w:color="auto"/>
      </w:divBdr>
      <w:divsChild>
        <w:div w:id="242685298">
          <w:marLeft w:val="0"/>
          <w:marRight w:val="0"/>
          <w:marTop w:val="0"/>
          <w:marBottom w:val="0"/>
          <w:divBdr>
            <w:top w:val="single" w:sz="2" w:space="0" w:color="D9D9E3"/>
            <w:left w:val="single" w:sz="2" w:space="0" w:color="D9D9E3"/>
            <w:bottom w:val="single" w:sz="2" w:space="0" w:color="D9D9E3"/>
            <w:right w:val="single" w:sz="2" w:space="0" w:color="D9D9E3"/>
          </w:divBdr>
          <w:divsChild>
            <w:div w:id="601181733">
              <w:marLeft w:val="0"/>
              <w:marRight w:val="0"/>
              <w:marTop w:val="0"/>
              <w:marBottom w:val="0"/>
              <w:divBdr>
                <w:top w:val="single" w:sz="2" w:space="0" w:color="D9D9E3"/>
                <w:left w:val="single" w:sz="2" w:space="0" w:color="D9D9E3"/>
                <w:bottom w:val="single" w:sz="2" w:space="0" w:color="D9D9E3"/>
                <w:right w:val="single" w:sz="2" w:space="0" w:color="D9D9E3"/>
              </w:divBdr>
              <w:divsChild>
                <w:div w:id="1867016604">
                  <w:marLeft w:val="0"/>
                  <w:marRight w:val="0"/>
                  <w:marTop w:val="0"/>
                  <w:marBottom w:val="0"/>
                  <w:divBdr>
                    <w:top w:val="single" w:sz="2" w:space="0" w:color="D9D9E3"/>
                    <w:left w:val="single" w:sz="2" w:space="0" w:color="D9D9E3"/>
                    <w:bottom w:val="single" w:sz="2" w:space="0" w:color="D9D9E3"/>
                    <w:right w:val="single" w:sz="2" w:space="0" w:color="D9D9E3"/>
                  </w:divBdr>
                  <w:divsChild>
                    <w:div w:id="2048606525">
                      <w:marLeft w:val="0"/>
                      <w:marRight w:val="0"/>
                      <w:marTop w:val="0"/>
                      <w:marBottom w:val="0"/>
                      <w:divBdr>
                        <w:top w:val="single" w:sz="2" w:space="0" w:color="D9D9E3"/>
                        <w:left w:val="single" w:sz="2" w:space="0" w:color="D9D9E3"/>
                        <w:bottom w:val="single" w:sz="2" w:space="0" w:color="D9D9E3"/>
                        <w:right w:val="single" w:sz="2" w:space="0" w:color="D9D9E3"/>
                      </w:divBdr>
                      <w:divsChild>
                        <w:div w:id="1245072569">
                          <w:marLeft w:val="0"/>
                          <w:marRight w:val="0"/>
                          <w:marTop w:val="0"/>
                          <w:marBottom w:val="0"/>
                          <w:divBdr>
                            <w:top w:val="single" w:sz="2" w:space="0" w:color="D9D9E3"/>
                            <w:left w:val="single" w:sz="2" w:space="0" w:color="D9D9E3"/>
                            <w:bottom w:val="single" w:sz="2" w:space="0" w:color="D9D9E3"/>
                            <w:right w:val="single" w:sz="2" w:space="0" w:color="D9D9E3"/>
                          </w:divBdr>
                          <w:divsChild>
                            <w:div w:id="16157500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20569">
                                  <w:marLeft w:val="0"/>
                                  <w:marRight w:val="0"/>
                                  <w:marTop w:val="0"/>
                                  <w:marBottom w:val="0"/>
                                  <w:divBdr>
                                    <w:top w:val="single" w:sz="2" w:space="0" w:color="D9D9E3"/>
                                    <w:left w:val="single" w:sz="2" w:space="0" w:color="D9D9E3"/>
                                    <w:bottom w:val="single" w:sz="2" w:space="0" w:color="D9D9E3"/>
                                    <w:right w:val="single" w:sz="2" w:space="0" w:color="D9D9E3"/>
                                  </w:divBdr>
                                  <w:divsChild>
                                    <w:div w:id="1843665360">
                                      <w:marLeft w:val="0"/>
                                      <w:marRight w:val="0"/>
                                      <w:marTop w:val="0"/>
                                      <w:marBottom w:val="0"/>
                                      <w:divBdr>
                                        <w:top w:val="single" w:sz="2" w:space="0" w:color="D9D9E3"/>
                                        <w:left w:val="single" w:sz="2" w:space="0" w:color="D9D9E3"/>
                                        <w:bottom w:val="single" w:sz="2" w:space="0" w:color="D9D9E3"/>
                                        <w:right w:val="single" w:sz="2" w:space="0" w:color="D9D9E3"/>
                                      </w:divBdr>
                                      <w:divsChild>
                                        <w:div w:id="382560052">
                                          <w:marLeft w:val="0"/>
                                          <w:marRight w:val="0"/>
                                          <w:marTop w:val="0"/>
                                          <w:marBottom w:val="0"/>
                                          <w:divBdr>
                                            <w:top w:val="single" w:sz="2" w:space="0" w:color="D9D9E3"/>
                                            <w:left w:val="single" w:sz="2" w:space="0" w:color="D9D9E3"/>
                                            <w:bottom w:val="single" w:sz="2" w:space="0" w:color="D9D9E3"/>
                                            <w:right w:val="single" w:sz="2" w:space="0" w:color="D9D9E3"/>
                                          </w:divBdr>
                                          <w:divsChild>
                                            <w:div w:id="476150553">
                                              <w:marLeft w:val="0"/>
                                              <w:marRight w:val="0"/>
                                              <w:marTop w:val="0"/>
                                              <w:marBottom w:val="0"/>
                                              <w:divBdr>
                                                <w:top w:val="single" w:sz="2" w:space="0" w:color="D9D9E3"/>
                                                <w:left w:val="single" w:sz="2" w:space="0" w:color="D9D9E3"/>
                                                <w:bottom w:val="single" w:sz="2" w:space="0" w:color="D9D9E3"/>
                                                <w:right w:val="single" w:sz="2" w:space="0" w:color="D9D9E3"/>
                                              </w:divBdr>
                                              <w:divsChild>
                                                <w:div w:id="1516307287">
                                                  <w:marLeft w:val="0"/>
                                                  <w:marRight w:val="0"/>
                                                  <w:marTop w:val="0"/>
                                                  <w:marBottom w:val="0"/>
                                                  <w:divBdr>
                                                    <w:top w:val="single" w:sz="2" w:space="0" w:color="D9D9E3"/>
                                                    <w:left w:val="single" w:sz="2" w:space="0" w:color="D9D9E3"/>
                                                    <w:bottom w:val="single" w:sz="2" w:space="0" w:color="D9D9E3"/>
                                                    <w:right w:val="single" w:sz="2" w:space="0" w:color="D9D9E3"/>
                                                  </w:divBdr>
                                                  <w:divsChild>
                                                    <w:div w:id="842738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2892232">
          <w:marLeft w:val="0"/>
          <w:marRight w:val="0"/>
          <w:marTop w:val="0"/>
          <w:marBottom w:val="0"/>
          <w:divBdr>
            <w:top w:val="none" w:sz="0" w:space="0" w:color="auto"/>
            <w:left w:val="none" w:sz="0" w:space="0" w:color="auto"/>
            <w:bottom w:val="none" w:sz="0" w:space="0" w:color="auto"/>
            <w:right w:val="none" w:sz="0" w:space="0" w:color="auto"/>
          </w:divBdr>
        </w:div>
      </w:divsChild>
    </w:div>
    <w:div w:id="1655186684">
      <w:bodyDiv w:val="1"/>
      <w:marLeft w:val="0"/>
      <w:marRight w:val="0"/>
      <w:marTop w:val="0"/>
      <w:marBottom w:val="0"/>
      <w:divBdr>
        <w:top w:val="none" w:sz="0" w:space="0" w:color="auto"/>
        <w:left w:val="none" w:sz="0" w:space="0" w:color="auto"/>
        <w:bottom w:val="none" w:sz="0" w:space="0" w:color="auto"/>
        <w:right w:val="none" w:sz="0" w:space="0" w:color="auto"/>
      </w:divBdr>
    </w:div>
    <w:div w:id="1789398314">
      <w:bodyDiv w:val="1"/>
      <w:marLeft w:val="0"/>
      <w:marRight w:val="0"/>
      <w:marTop w:val="0"/>
      <w:marBottom w:val="0"/>
      <w:divBdr>
        <w:top w:val="none" w:sz="0" w:space="0" w:color="auto"/>
        <w:left w:val="none" w:sz="0" w:space="0" w:color="auto"/>
        <w:bottom w:val="none" w:sz="0" w:space="0" w:color="auto"/>
        <w:right w:val="none" w:sz="0" w:space="0" w:color="auto"/>
      </w:divBdr>
    </w:div>
    <w:div w:id="1901748284">
      <w:bodyDiv w:val="1"/>
      <w:marLeft w:val="0"/>
      <w:marRight w:val="0"/>
      <w:marTop w:val="0"/>
      <w:marBottom w:val="0"/>
      <w:divBdr>
        <w:top w:val="none" w:sz="0" w:space="0" w:color="auto"/>
        <w:left w:val="none" w:sz="0" w:space="0" w:color="auto"/>
        <w:bottom w:val="none" w:sz="0" w:space="0" w:color="auto"/>
        <w:right w:val="none" w:sz="0" w:space="0" w:color="auto"/>
      </w:divBdr>
      <w:divsChild>
        <w:div w:id="1454783526">
          <w:marLeft w:val="0"/>
          <w:marRight w:val="0"/>
          <w:marTop w:val="0"/>
          <w:marBottom w:val="0"/>
          <w:divBdr>
            <w:top w:val="single" w:sz="2" w:space="0" w:color="D9D9E3"/>
            <w:left w:val="single" w:sz="2" w:space="0" w:color="D9D9E3"/>
            <w:bottom w:val="single" w:sz="2" w:space="0" w:color="D9D9E3"/>
            <w:right w:val="single" w:sz="2" w:space="0" w:color="D9D9E3"/>
          </w:divBdr>
          <w:divsChild>
            <w:div w:id="671882351">
              <w:marLeft w:val="0"/>
              <w:marRight w:val="0"/>
              <w:marTop w:val="0"/>
              <w:marBottom w:val="0"/>
              <w:divBdr>
                <w:top w:val="single" w:sz="2" w:space="0" w:color="D9D9E3"/>
                <w:left w:val="single" w:sz="2" w:space="0" w:color="D9D9E3"/>
                <w:bottom w:val="single" w:sz="2" w:space="0" w:color="D9D9E3"/>
                <w:right w:val="single" w:sz="2" w:space="0" w:color="D9D9E3"/>
              </w:divBdr>
              <w:divsChild>
                <w:div w:id="14699196">
                  <w:marLeft w:val="0"/>
                  <w:marRight w:val="0"/>
                  <w:marTop w:val="0"/>
                  <w:marBottom w:val="0"/>
                  <w:divBdr>
                    <w:top w:val="single" w:sz="2" w:space="0" w:color="D9D9E3"/>
                    <w:left w:val="single" w:sz="2" w:space="0" w:color="D9D9E3"/>
                    <w:bottom w:val="single" w:sz="2" w:space="0" w:color="D9D9E3"/>
                    <w:right w:val="single" w:sz="2" w:space="0" w:color="D9D9E3"/>
                  </w:divBdr>
                  <w:divsChild>
                    <w:div w:id="752119676">
                      <w:marLeft w:val="0"/>
                      <w:marRight w:val="0"/>
                      <w:marTop w:val="0"/>
                      <w:marBottom w:val="0"/>
                      <w:divBdr>
                        <w:top w:val="single" w:sz="2" w:space="0" w:color="D9D9E3"/>
                        <w:left w:val="single" w:sz="2" w:space="0" w:color="D9D9E3"/>
                        <w:bottom w:val="single" w:sz="2" w:space="0" w:color="D9D9E3"/>
                        <w:right w:val="single" w:sz="2" w:space="0" w:color="D9D9E3"/>
                      </w:divBdr>
                      <w:divsChild>
                        <w:div w:id="135298358">
                          <w:marLeft w:val="0"/>
                          <w:marRight w:val="0"/>
                          <w:marTop w:val="0"/>
                          <w:marBottom w:val="0"/>
                          <w:divBdr>
                            <w:top w:val="single" w:sz="2" w:space="0" w:color="D9D9E3"/>
                            <w:left w:val="single" w:sz="2" w:space="0" w:color="D9D9E3"/>
                            <w:bottom w:val="single" w:sz="2" w:space="0" w:color="D9D9E3"/>
                            <w:right w:val="single" w:sz="2" w:space="0" w:color="D9D9E3"/>
                          </w:divBdr>
                          <w:divsChild>
                            <w:div w:id="5195169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3640331">
                                  <w:marLeft w:val="0"/>
                                  <w:marRight w:val="0"/>
                                  <w:marTop w:val="0"/>
                                  <w:marBottom w:val="0"/>
                                  <w:divBdr>
                                    <w:top w:val="single" w:sz="2" w:space="0" w:color="D9D9E3"/>
                                    <w:left w:val="single" w:sz="2" w:space="0" w:color="D9D9E3"/>
                                    <w:bottom w:val="single" w:sz="2" w:space="0" w:color="D9D9E3"/>
                                    <w:right w:val="single" w:sz="2" w:space="0" w:color="D9D9E3"/>
                                  </w:divBdr>
                                  <w:divsChild>
                                    <w:div w:id="14184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255661">
                                          <w:marLeft w:val="0"/>
                                          <w:marRight w:val="0"/>
                                          <w:marTop w:val="0"/>
                                          <w:marBottom w:val="0"/>
                                          <w:divBdr>
                                            <w:top w:val="single" w:sz="2" w:space="0" w:color="D9D9E3"/>
                                            <w:left w:val="single" w:sz="2" w:space="0" w:color="D9D9E3"/>
                                            <w:bottom w:val="single" w:sz="2" w:space="0" w:color="D9D9E3"/>
                                            <w:right w:val="single" w:sz="2" w:space="0" w:color="D9D9E3"/>
                                          </w:divBdr>
                                          <w:divsChild>
                                            <w:div w:id="1337340127">
                                              <w:marLeft w:val="0"/>
                                              <w:marRight w:val="0"/>
                                              <w:marTop w:val="0"/>
                                              <w:marBottom w:val="0"/>
                                              <w:divBdr>
                                                <w:top w:val="single" w:sz="2" w:space="0" w:color="D9D9E3"/>
                                                <w:left w:val="single" w:sz="2" w:space="0" w:color="D9D9E3"/>
                                                <w:bottom w:val="single" w:sz="2" w:space="0" w:color="D9D9E3"/>
                                                <w:right w:val="single" w:sz="2" w:space="0" w:color="D9D9E3"/>
                                              </w:divBdr>
                                              <w:divsChild>
                                                <w:div w:id="465858610">
                                                  <w:marLeft w:val="0"/>
                                                  <w:marRight w:val="0"/>
                                                  <w:marTop w:val="0"/>
                                                  <w:marBottom w:val="0"/>
                                                  <w:divBdr>
                                                    <w:top w:val="single" w:sz="2" w:space="0" w:color="D9D9E3"/>
                                                    <w:left w:val="single" w:sz="2" w:space="0" w:color="D9D9E3"/>
                                                    <w:bottom w:val="single" w:sz="2" w:space="0" w:color="D9D9E3"/>
                                                    <w:right w:val="single" w:sz="2" w:space="0" w:color="D9D9E3"/>
                                                  </w:divBdr>
                                                  <w:divsChild>
                                                    <w:div w:id="736972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2182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google.com/url?sa=i&amp;url=https://blackpink.cafe/charts/lisas-money-reaches-a-new-peak-of-5-on-spotifys-top-50-songs-global-chart/&amp;psig=AOvVaw0vJykKBjAceS7UV82YeRNY&amp;ust=1702323987580000&amp;source=images&amp;cd=vfe&amp;opi=89978449&amp;ved=0CBIQjRxqFwoTCJj2spjRhYMDFQAAAAAdAAAAABAD"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yelexa/spotify200/" TargetMode="External"/><Relationship Id="rId24" Type="http://schemas.openxmlformats.org/officeDocument/2006/relationships/image" Target="media/image11.png"/><Relationship Id="rId32" Type="http://schemas.openxmlformats.org/officeDocument/2006/relationships/image" Target="media/image19.png"/><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kaggle.com/datasets/yelexa/spotify200/" TargetMode="External"/><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A24FACF68377C4B8F2B7B85880D6710" ma:contentTypeVersion="7" ma:contentTypeDescription="Create a new document." ma:contentTypeScope="" ma:versionID="d6f3d752256d903e654c7ca61149ec31">
  <xsd:schema xmlns:xsd="http://www.w3.org/2001/XMLSchema" xmlns:xs="http://www.w3.org/2001/XMLSchema" xmlns:p="http://schemas.microsoft.com/office/2006/metadata/properties" xmlns:ns3="53976593-04c9-44f3-9b6b-f82ec43e408c" xmlns:ns4="2411a120-dbac-447a-b8c1-9418d52dfa04" targetNamespace="http://schemas.microsoft.com/office/2006/metadata/properties" ma:root="true" ma:fieldsID="687fed8f6cccab8326ba6fb5b72bf546" ns3:_="" ns4:_="">
    <xsd:import namespace="53976593-04c9-44f3-9b6b-f82ec43e408c"/>
    <xsd:import namespace="2411a120-dbac-447a-b8c1-9418d52dfa04"/>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976593-04c9-44f3-9b6b-f82ec43e4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11a120-dbac-447a-b8c1-9418d52dfa0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3976593-04c9-44f3-9b6b-f82ec43e408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7EB17-7621-44F6-8121-05A51DD460AA}">
  <ds:schemaRefs>
    <ds:schemaRef ds:uri="http://schemas.microsoft.com/sharepoint/v3/contenttype/forms"/>
  </ds:schemaRefs>
</ds:datastoreItem>
</file>

<file path=customXml/itemProps2.xml><?xml version="1.0" encoding="utf-8"?>
<ds:datastoreItem xmlns:ds="http://schemas.openxmlformats.org/officeDocument/2006/customXml" ds:itemID="{B35C1355-33F7-4852-AA39-6BE99B764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976593-04c9-44f3-9b6b-f82ec43e408c"/>
    <ds:schemaRef ds:uri="2411a120-dbac-447a-b8c1-9418d52dfa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81C385-CA1B-4AFD-A95A-AF7D86FA9C97}">
  <ds:schemaRefs>
    <ds:schemaRef ds:uri="http://www.w3.org/XML/1998/namespace"/>
    <ds:schemaRef ds:uri="http://schemas.microsoft.com/office/2006/documentManagement/types"/>
    <ds:schemaRef ds:uri="http://schemas.microsoft.com/office/infopath/2007/PartnerControls"/>
    <ds:schemaRef ds:uri="http://purl.org/dc/dcmitype/"/>
    <ds:schemaRef ds:uri="2411a120-dbac-447a-b8c1-9418d52dfa04"/>
    <ds:schemaRef ds:uri="http://purl.org/dc/elements/1.1/"/>
    <ds:schemaRef ds:uri="http://schemas.openxmlformats.org/package/2006/metadata/core-properties"/>
    <ds:schemaRef ds:uri="53976593-04c9-44f3-9b6b-f82ec43e408c"/>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39B62CB2-D2E4-4595-A27D-69AD7E925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2547</Words>
  <Characters>14519</Characters>
  <Application>Microsoft Office Word</Application>
  <DocSecurity>0</DocSecurity>
  <Lines>120</Lines>
  <Paragraphs>34</Paragraphs>
  <ScaleCrop>false</ScaleCrop>
  <Company/>
  <LinksUpToDate>false</LinksUpToDate>
  <CharactersWithSpaces>17032</CharactersWithSpaces>
  <SharedDoc>false</SharedDoc>
  <HLinks>
    <vt:vector size="18" baseType="variant">
      <vt:variant>
        <vt:i4>8126562</vt:i4>
      </vt:variant>
      <vt:variant>
        <vt:i4>6</vt:i4>
      </vt:variant>
      <vt:variant>
        <vt:i4>0</vt:i4>
      </vt:variant>
      <vt:variant>
        <vt:i4>5</vt:i4>
      </vt:variant>
      <vt:variant>
        <vt:lpwstr>https://www.google.com/url?sa=i&amp;url=https://blackpink.cafe/charts/lisas-money-reaches-a-new-peak-of-5-on-spotifys-top-50-songs-global-chart/&amp;psig=AOvVaw0vJykKBjAceS7UV82YeRNY&amp;ust=1702323987580000&amp;source=images&amp;cd=vfe&amp;opi=89978449&amp;ved=0CBIQjRxqFwoTCJj2spjRhYMDFQAAAAAdAAAAABAD</vt:lpwstr>
      </vt:variant>
      <vt:variant>
        <vt:lpwstr/>
      </vt:variant>
      <vt:variant>
        <vt:i4>7274618</vt:i4>
      </vt:variant>
      <vt:variant>
        <vt:i4>3</vt:i4>
      </vt:variant>
      <vt:variant>
        <vt:i4>0</vt:i4>
      </vt:variant>
      <vt:variant>
        <vt:i4>5</vt:i4>
      </vt:variant>
      <vt:variant>
        <vt:lpwstr>https://www.kaggle.com/datasets/yelexa/spotify200/</vt:lpwstr>
      </vt:variant>
      <vt:variant>
        <vt:lpwstr/>
      </vt:variant>
      <vt:variant>
        <vt:i4>7274618</vt:i4>
      </vt:variant>
      <vt:variant>
        <vt:i4>0</vt:i4>
      </vt:variant>
      <vt:variant>
        <vt:i4>0</vt:i4>
      </vt:variant>
      <vt:variant>
        <vt:i4>5</vt:i4>
      </vt:variant>
      <vt:variant>
        <vt:lpwstr>https://www.kaggle.com/datasets/yelexa/spotify200/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 Alex M</dc:creator>
  <cp:keywords/>
  <dc:description/>
  <cp:lastModifiedBy>Gray, Jack A</cp:lastModifiedBy>
  <cp:revision>2</cp:revision>
  <dcterms:created xsi:type="dcterms:W3CDTF">2024-05-07T01:23:00Z</dcterms:created>
  <dcterms:modified xsi:type="dcterms:W3CDTF">2024-05-07T01:23:00Z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0x0101004A24FACF68377C4B8F2B7B85880D6710</vt:lpwstr>
  </property>
  <property fmtid="{D5CDD505-2E9C-101B-9397-08002B2CF9AE}" pid="3" name="GrammarlyDocumentId">
    <vt:lpwstr>d31be060e858105551e8d0fb06e352463e2cb11968f96c26d7f0a40f3e86e0e7</vt:lpwstr>
  </property>
</Properties>
</file>